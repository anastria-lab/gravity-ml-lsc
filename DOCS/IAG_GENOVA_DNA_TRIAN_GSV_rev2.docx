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0AD8" w14:textId="6A6C4C94" w:rsidR="00D95457" w:rsidRPr="00D95457" w:rsidRDefault="00D95457" w:rsidP="00C16814">
      <w:pPr>
        <w:jc w:val="both"/>
        <w:rPr>
          <w:lang w:val="el-GR"/>
        </w:rPr>
      </w:pPr>
    </w:p>
    <w:p w14:paraId="4051CAFC" w14:textId="66986F35" w:rsidR="00D95457" w:rsidRPr="00D95457" w:rsidRDefault="00D95457" w:rsidP="00C16814">
      <w:pPr>
        <w:jc w:val="both"/>
      </w:pPr>
      <w:r w:rsidRPr="00D95457">
        <w:rPr>
          <w:b/>
          <w:bCs/>
        </w:rPr>
        <w:t>Title:</w:t>
      </w:r>
      <w:r w:rsidRPr="00D95457">
        <w:t xml:space="preserve"> Predicting Gravity Anomalies in Topographically Complex Terrain: Machine Learning and Least Squares Collocation Modeling in Central Macedonia, Greece</w:t>
      </w:r>
    </w:p>
    <w:p w14:paraId="1CE4EB15" w14:textId="2ECE251F" w:rsidR="00D95457" w:rsidRPr="008302B1" w:rsidRDefault="00D95457" w:rsidP="00C16814">
      <w:pPr>
        <w:tabs>
          <w:tab w:val="left" w:pos="2325"/>
        </w:tabs>
        <w:jc w:val="both"/>
        <w:rPr>
          <w:lang w:val="en-GB"/>
        </w:rPr>
      </w:pPr>
      <w:r w:rsidRPr="00D95457">
        <w:rPr>
          <w:b/>
          <w:bCs/>
        </w:rPr>
        <w:t>Abstract:</w:t>
      </w:r>
    </w:p>
    <w:p w14:paraId="151B4DB0" w14:textId="70E2A32E" w:rsidR="00D95457" w:rsidRPr="00D95457" w:rsidDel="00155A77" w:rsidRDefault="00C16814" w:rsidP="00C16814">
      <w:pPr>
        <w:jc w:val="both"/>
        <w:rPr>
          <w:del w:id="0" w:author="Dimitrios Natsiopoulos" w:date="2026-05-19T10:08:00Z" w16du:dateUtc="2026-05-19T07:08:00Z"/>
        </w:rPr>
      </w:pPr>
      <w:r w:rsidRPr="00C16814">
        <w:t xml:space="preserve">The adoption of Artificial Intelligence (AI) and Machine Learning (ML) </w:t>
      </w:r>
      <w:del w:id="1" w:author="Dimitrios Natsiopoulos" w:date="2026-05-19T10:10:00Z" w16du:dateUtc="2026-05-19T07:10:00Z">
        <w:r w:rsidRPr="00C16814" w:rsidDel="00155A77">
          <w:delText xml:space="preserve">methodologies </w:delText>
        </w:r>
      </w:del>
      <w:r w:rsidRPr="00C16814">
        <w:t xml:space="preserve">is </w:t>
      </w:r>
      <w:del w:id="2" w:author="Dimitrios Natsiopoulos" w:date="2026-05-19T10:07:00Z" w16du:dateUtc="2026-05-19T07:07:00Z">
        <w:r w:rsidRPr="00C16814" w:rsidDel="00155A77">
          <w:delText xml:space="preserve">fundamentally </w:delText>
        </w:r>
      </w:del>
      <w:r w:rsidRPr="00C16814">
        <w:t xml:space="preserve">reshaping geodetic research. Recognizing this transformative potential, the Global Geodetic Observing System (GGOS) </w:t>
      </w:r>
      <w:del w:id="3" w:author="Dimitrios Natsiopoulos" w:date="2026-05-19T10:01:00Z" w16du:dateUtc="2026-05-19T07:01:00Z">
        <w:r w:rsidRPr="00C16814" w:rsidDel="00155A77">
          <w:delText xml:space="preserve">recently established a dedicated Focus Area on </w:delText>
        </w:r>
        <w:r w:rsidR="00D95457" w:rsidRPr="00D95457" w:rsidDel="00155A77">
          <w:delText>Aligning with the</w:delText>
        </w:r>
        <w:r w:rsidDel="00155A77">
          <w:delText xml:space="preserve"> goal of</w:delText>
        </w:r>
        <w:r w:rsidR="00D95457" w:rsidRPr="00D95457" w:rsidDel="00155A77">
          <w:delText xml:space="preserve"> </w:delText>
        </w:r>
        <w:r w:rsidRPr="00C16814" w:rsidDel="00155A77">
          <w:delText>Artificial Intelligence for Geodesy (AI4G)</w:delText>
        </w:r>
        <w:r w:rsidDel="00155A77">
          <w:delText xml:space="preserve"> of GGOS</w:delText>
        </w:r>
        <w:r w:rsidR="008D000C" w:rsidDel="00155A77">
          <w:delText xml:space="preserve">. The </w:delText>
        </w:r>
      </w:del>
      <w:r w:rsidR="008D000C">
        <w:t>aim</w:t>
      </w:r>
      <w:ins w:id="4" w:author="Dimitrios Natsiopoulos" w:date="2026-05-19T10:01:00Z" w16du:dateUtc="2026-05-19T07:01:00Z">
        <w:r w:rsidR="00155A77">
          <w:t>s</w:t>
        </w:r>
      </w:ins>
      <w:r w:rsidR="008D000C">
        <w:t xml:space="preserve"> </w:t>
      </w:r>
      <w:del w:id="5" w:author="Dimitrios Natsiopoulos" w:date="2026-05-19T10:01:00Z" w16du:dateUtc="2026-05-19T07:01:00Z">
        <w:r w:rsidR="008D000C" w:rsidDel="00155A77">
          <w:delText>is</w:delText>
        </w:r>
        <w:r w:rsidRPr="00C16814" w:rsidDel="00155A77">
          <w:delText xml:space="preserve"> </w:delText>
        </w:r>
      </w:del>
      <w:r w:rsidR="00D95457" w:rsidRPr="00D95457">
        <w:t>to develop higher-resolution and more accurate geodetic products through the assimilation of complex, multi-source datasets</w:t>
      </w:r>
      <w:r w:rsidR="008D000C">
        <w:t>.</w:t>
      </w:r>
      <w:r w:rsidR="00D95457" w:rsidRPr="00D95457">
        <w:t xml:space="preserve"> </w:t>
      </w:r>
      <w:r w:rsidR="008D000C">
        <w:t>T</w:t>
      </w:r>
      <w:r w:rsidR="00D95457" w:rsidRPr="00D95457">
        <w:t>his study addresses a fundamental challenge</w:t>
      </w:r>
      <w:r w:rsidR="008D000C">
        <w:t xml:space="preserve"> in that respect, i.e.,</w:t>
      </w:r>
      <w:r w:rsidR="00D95457" w:rsidRPr="00D95457">
        <w:t xml:space="preserve"> </w:t>
      </w:r>
      <w:r w:rsidR="008D000C" w:rsidRPr="00D95457">
        <w:t xml:space="preserve">the precise determination of the gravity field and the local geoid in regions exhibiting extreme topographical and morphological </w:t>
      </w:r>
      <w:proofErr w:type="spellStart"/>
      <w:r w:rsidR="008D000C" w:rsidRPr="00D95457">
        <w:t>variations.</w:t>
      </w:r>
    </w:p>
    <w:p w14:paraId="5380103C" w14:textId="3BF07AC3" w:rsidR="00D95457" w:rsidRPr="00D95457" w:rsidDel="00155A77" w:rsidRDefault="00D95457" w:rsidP="00C16814">
      <w:pPr>
        <w:jc w:val="both"/>
        <w:rPr>
          <w:del w:id="6" w:author="Dimitrios Natsiopoulos" w:date="2026-05-19T10:08:00Z" w16du:dateUtc="2026-05-19T07:08:00Z"/>
        </w:rPr>
      </w:pPr>
      <w:r w:rsidRPr="00D95457">
        <w:t>The</w:t>
      </w:r>
      <w:proofErr w:type="spellEnd"/>
      <w:r w:rsidRPr="00D95457">
        <w:t xml:space="preserve"> Region of Central Macedonia (RCM) in northern Greece serves as a highly demanding study area for this purpose. Spanning from extensive coastal zones and the </w:t>
      </w:r>
      <w:proofErr w:type="spellStart"/>
      <w:r w:rsidRPr="00D95457">
        <w:t>Chalkidiki</w:t>
      </w:r>
      <w:proofErr w:type="spellEnd"/>
      <w:r w:rsidRPr="00D95457">
        <w:t xml:space="preserve"> peninsula to some of the country's highest elevations</w:t>
      </w:r>
      <w:del w:id="7" w:author="Dimitrios Natsiopoulos" w:date="2026-05-19T10:02:00Z" w16du:dateUtc="2026-05-19T07:02:00Z">
        <w:r w:rsidR="00C16814" w:rsidDel="00155A77">
          <w:delText xml:space="preserve"> </w:delText>
        </w:r>
        <w:r w:rsidRPr="00D95457" w:rsidDel="00155A77">
          <w:delText>including Mount Olympus, Mount Voras, and Mount Athos</w:delText>
        </w:r>
      </w:del>
      <w:r w:rsidR="00C16814">
        <w:t xml:space="preserve">, </w:t>
      </w:r>
      <w:r w:rsidRPr="00D95457">
        <w:t xml:space="preserve">the region's </w:t>
      </w:r>
      <w:del w:id="8" w:author="Dimitrios Natsiopoulos" w:date="2026-05-19T10:09:00Z" w16du:dateUtc="2026-05-19T07:09:00Z">
        <w:r w:rsidRPr="00D95457" w:rsidDel="00155A77">
          <w:delText xml:space="preserve">topographic </w:delText>
        </w:r>
      </w:del>
      <w:ins w:id="9" w:author="Dimitrios Natsiopoulos" w:date="2026-05-19T10:09:00Z" w16du:dateUtc="2026-05-19T07:09:00Z">
        <w:r w:rsidR="00155A77" w:rsidRPr="00D95457">
          <w:t>topograph</w:t>
        </w:r>
        <w:r w:rsidR="00155A77">
          <w:t>y</w:t>
        </w:r>
        <w:r w:rsidR="00155A77" w:rsidRPr="00D95457">
          <w:t xml:space="preserve"> </w:t>
        </w:r>
      </w:ins>
      <w:del w:id="10" w:author="Dimitrios Natsiopoulos" w:date="2026-05-19T10:09:00Z" w16du:dateUtc="2026-05-19T07:09:00Z">
        <w:r w:rsidR="00C16814" w:rsidDel="00155A77">
          <w:delText>characteristics</w:delText>
        </w:r>
        <w:r w:rsidRPr="00D95457" w:rsidDel="00155A77">
          <w:delText xml:space="preserve"> </w:delText>
        </w:r>
      </w:del>
      <w:r w:rsidRPr="00D95457">
        <w:t xml:space="preserve">complicate </w:t>
      </w:r>
      <w:r w:rsidR="008D000C">
        <w:t>gravity field modeling</w:t>
      </w:r>
      <w:r w:rsidRPr="00D95457">
        <w:t xml:space="preserve">. Furthermore, achieving high-resolution gravity mapping in such </w:t>
      </w:r>
      <w:del w:id="11" w:author="Dimitrios Natsiopoulos" w:date="2026-05-19T10:10:00Z" w16du:dateUtc="2026-05-19T07:10:00Z">
        <w:r w:rsidRPr="00D95457" w:rsidDel="00155A77">
          <w:delText xml:space="preserve">demanding </w:delText>
        </w:r>
      </w:del>
      <w:r w:rsidRPr="00D95457">
        <w:t xml:space="preserve">terrains is frequently hindered by a severe lack of dense terrestrial data. Alternative acquisition methods, such as airborne gravimetry, remain prohibitively expensive, while the direct downward continuation of satellite gravity data </w:t>
      </w:r>
      <w:del w:id="12" w:author="Dimitrios Natsiopoulos" w:date="2026-05-19T10:08:00Z" w16du:dateUtc="2026-05-19T07:08:00Z">
        <w:r w:rsidR="008D000C" w:rsidRPr="008D000C" w:rsidDel="00155A77">
          <w:delText>from gradiometry missions like</w:delText>
        </w:r>
      </w:del>
      <w:ins w:id="13" w:author="Dimitrios Natsiopoulos" w:date="2026-05-19T10:08:00Z" w16du:dateUtc="2026-05-19T07:08:00Z">
        <w:r w:rsidR="00155A77">
          <w:t>(</w:t>
        </w:r>
        <w:proofErr w:type="spellStart"/>
        <w:r w:rsidR="00155A77">
          <w:t>i.e.</w:t>
        </w:r>
      </w:ins>
      <w:del w:id="14" w:author="Dimitrios Natsiopoulos" w:date="2026-05-19T10:08:00Z" w16du:dateUtc="2026-05-19T07:08:00Z">
        <w:r w:rsidR="008D000C" w:rsidRPr="008D000C" w:rsidDel="00155A77">
          <w:delText xml:space="preserve"> </w:delText>
        </w:r>
      </w:del>
      <w:r w:rsidR="008D000C" w:rsidRPr="008D000C">
        <w:t>GOCE</w:t>
      </w:r>
      <w:proofErr w:type="spellEnd"/>
      <w:ins w:id="15" w:author="Dimitrios Natsiopoulos" w:date="2026-05-19T10:08:00Z" w16du:dateUtc="2026-05-19T07:08:00Z">
        <w:r w:rsidR="00155A77">
          <w:t>)</w:t>
        </w:r>
      </w:ins>
      <w:r w:rsidR="008D000C" w:rsidRPr="008D000C">
        <w:t>, hinder the inhered attenuation of the gravity field signal due to the satellite altitude, hence provide only a band-limited representation to the medium wavelengths (~up to 80 km)</w:t>
      </w:r>
      <w:r w:rsidRPr="00D95457">
        <w:t>.</w:t>
      </w:r>
    </w:p>
    <w:p w14:paraId="72FBA995" w14:textId="27C1B6B5" w:rsidR="00D95457" w:rsidDel="00155A77" w:rsidRDefault="000A170B" w:rsidP="00C16814">
      <w:pPr>
        <w:jc w:val="both"/>
        <w:rPr>
          <w:del w:id="16" w:author="Dimitrios Natsiopoulos" w:date="2026-05-19T10:09:00Z" w16du:dateUtc="2026-05-19T07:09:00Z"/>
        </w:rPr>
      </w:pPr>
      <w:r>
        <w:t>To address these limitations, this study develops and compares three gravity prediction strategies</w:t>
      </w:r>
      <w:ins w:id="17" w:author="Dimitrios Natsiopoulos" w:date="2026-05-19T10:03:00Z" w16du:dateUtc="2026-05-19T07:03:00Z">
        <w:r w:rsidR="00155A77">
          <w:t>.</w:t>
        </w:r>
      </w:ins>
      <w:del w:id="18" w:author="Dimitrios Natsiopoulos" w:date="2026-05-19T10:03:00Z" w16du:dateUtc="2026-05-19T07:03:00Z">
        <w:r w:rsidDel="00155A77">
          <w:delText xml:space="preserve"> over the RCM</w:delText>
        </w:r>
      </w:del>
      <w:r>
        <w:t xml:space="preserve">. First, a conventional geodetic solution is produced using Least Squares Collocation (LSC) modeling, serving as the reference baseline. Second, a pure ML </w:t>
      </w:r>
      <w:del w:id="19" w:author="Dimitrios Natsiopoulos" w:date="2026-05-19T10:11:00Z" w16du:dateUtc="2026-05-19T07:11:00Z">
        <w:r w:rsidDel="002F5F22">
          <w:delText xml:space="preserve">strategy </w:delText>
        </w:r>
      </w:del>
      <w:ins w:id="20" w:author="Dimitrios Natsiopoulos" w:date="2026-05-19T10:11:00Z" w16du:dateUtc="2026-05-19T07:11:00Z">
        <w:r w:rsidR="002F5F22">
          <w:t>method</w:t>
        </w:r>
        <w:r w:rsidR="002F5F22">
          <w:t xml:space="preserve"> </w:t>
        </w:r>
      </w:ins>
      <w:r>
        <w:t>is implemented, in which gravity anomalies are predicted directly from spatial, topographic, and geological predictors. Third, a hybrid geodetic–ML strategy</w:t>
      </w:r>
      <w:del w:id="21" w:author="Dimitrios Natsiopoulos" w:date="2026-05-19T10:11:00Z" w16du:dateUtc="2026-05-19T07:11:00Z">
        <w:r w:rsidDel="002F5F22">
          <w:delText xml:space="preserve"> is introduced</w:delText>
        </w:r>
      </w:del>
      <w:r>
        <w:t xml:space="preserve">, where </w:t>
      </w:r>
      <w:proofErr w:type="spellStart"/>
      <w:r>
        <w:t>XGBoost</w:t>
      </w:r>
      <w:proofErr w:type="spellEnd"/>
      <w:r>
        <w:t xml:space="preserve"> regression is used to model local residual gravity anomalies after the removal of an independent long-wavelength reference gravity signal.</w:t>
      </w:r>
      <w:del w:id="22" w:author="Dimitrios Natsiopoulos" w:date="2026-05-19T09:45:00Z" w16du:dateUtc="2026-05-19T06:45:00Z">
        <w:r w:rsidDel="008D000C">
          <w:delText xml:space="preserve"> In this hybrid approach, the removed component is subsequently restored, allowing the final solution to combine geodetic prior information with the ability of ML to model non-linear local variations</w:delText>
        </w:r>
      </w:del>
      <w:r>
        <w:t xml:space="preserve">. </w:t>
      </w:r>
      <w:r w:rsidR="00D95457" w:rsidRPr="00D95457">
        <w:t xml:space="preserve">The modeling </w:t>
      </w:r>
      <w:del w:id="23" w:author="Dimitrios Natsiopoulos" w:date="2026-05-19T09:45:00Z" w16du:dateUtc="2026-05-19T06:45:00Z">
        <w:r w:rsidR="00D95457" w:rsidRPr="00D95457" w:rsidDel="008D000C">
          <w:delText xml:space="preserve">leverages </w:delText>
        </w:r>
      </w:del>
      <w:ins w:id="24" w:author="Dimitrios Natsiopoulos" w:date="2026-05-19T09:45:00Z" w16du:dateUtc="2026-05-19T06:45:00Z">
        <w:r w:rsidR="008D000C">
          <w:t>uses</w:t>
        </w:r>
        <w:r w:rsidR="008D000C" w:rsidRPr="00D95457">
          <w:t xml:space="preserve"> </w:t>
        </w:r>
      </w:ins>
      <w:r w:rsidR="00D95457" w:rsidRPr="00D95457">
        <w:t xml:space="preserve">a dataset of 16,117 irregularly distributed land gravity observations. To capture the complex physical realities of the region, the spatial coordinates and orthometric heights of these observations are integrated with high-resolution geological and lithological information provided by the Hellenic Survey of Geology and Mineral </w:t>
      </w:r>
      <w:proofErr w:type="spellStart"/>
      <w:r w:rsidR="00D95457" w:rsidRPr="00D95457">
        <w:t>Exploration.</w:t>
      </w:r>
    </w:p>
    <w:p w14:paraId="3BA5A686" w14:textId="6A635738" w:rsidR="00D95457" w:rsidRPr="00D95457" w:rsidRDefault="000A170B" w:rsidP="00C16814">
      <w:pPr>
        <w:jc w:val="both"/>
      </w:pPr>
      <w:r>
        <w:t>To</w:t>
      </w:r>
      <w:proofErr w:type="spellEnd"/>
      <w:r>
        <w:t xml:space="preserve"> ensure an unbiased assessment, all three modeling strategies are evaluated using a common validation framework. A subset of the terrestrial gravity observations is withheld from model training and used exclusively for independent accuracy assessment. </w:t>
      </w:r>
      <w:r w:rsidR="00D95457" w:rsidRPr="00D95457">
        <w:t>First, the predictive accuracy of the ML model</w:t>
      </w:r>
      <w:r w:rsidR="008C6348">
        <w:t>s is assessed directly against this</w:t>
      </w:r>
      <w:r w:rsidR="00D95457" w:rsidRPr="00D95457">
        <w:t xml:space="preserve"> reserved, independent subset</w:t>
      </w:r>
      <w:del w:id="25" w:author="Dimitrios Natsiopoulos" w:date="2026-05-19T10:04:00Z" w16du:dateUtc="2026-05-19T07:04:00Z">
        <w:r w:rsidR="00D95457" w:rsidRPr="00D95457" w:rsidDel="00155A77">
          <w:delText xml:space="preserve"> of the irregularly distributed ground-truth observations</w:delText>
        </w:r>
      </w:del>
      <w:r w:rsidR="00D95457" w:rsidRPr="00D95457">
        <w:t xml:space="preserve">. Second, to evaluate spatial continuity and interpolation performance, both the ML models and LSC are utilized to predict gravity anomalies on a regular grid covering the entire study area. A comprehensive comparative analysis of the resulting grids is then conducted to demonstrate </w:t>
      </w:r>
      <w:del w:id="26" w:author="Dimitrios Natsiopoulos" w:date="2026-05-19T10:07:00Z" w16du:dateUtc="2026-05-19T07:07:00Z">
        <w:r w:rsidR="00D95457" w:rsidRPr="00D95457" w:rsidDel="00155A77">
          <w:delText xml:space="preserve">how </w:delText>
        </w:r>
      </w:del>
      <w:ins w:id="27" w:author="Dimitrios Natsiopoulos" w:date="2026-05-19T10:07:00Z" w16du:dateUtc="2026-05-19T07:07:00Z">
        <w:r w:rsidR="00155A77">
          <w:t>if</w:t>
        </w:r>
        <w:r w:rsidR="00155A77" w:rsidRPr="00D95457">
          <w:t xml:space="preserve"> </w:t>
        </w:r>
      </w:ins>
      <w:r w:rsidR="00D95457" w:rsidRPr="00D95457">
        <w:t xml:space="preserve">modern AI approaches perform </w:t>
      </w:r>
      <w:ins w:id="28" w:author="Dimitrios Natsiopoulos" w:date="2026-05-19T10:07:00Z" w16du:dateUtc="2026-05-19T07:07:00Z">
        <w:r w:rsidR="00155A77">
          <w:t xml:space="preserve">worse </w:t>
        </w:r>
      </w:ins>
      <w:r w:rsidR="00D95457" w:rsidRPr="00D95457">
        <w:t xml:space="preserve">against established geodetic baselines, </w:t>
      </w:r>
      <w:del w:id="29" w:author="Dimitrios Natsiopoulos" w:date="2026-05-19T10:07:00Z" w16du:dateUtc="2026-05-19T07:07:00Z">
        <w:r w:rsidR="00D95457" w:rsidRPr="00D95457" w:rsidDel="00155A77">
          <w:delText xml:space="preserve">providing a robust framework for continuous gravity field modeling </w:delText>
        </w:r>
      </w:del>
      <w:r w:rsidR="00D95457" w:rsidRPr="00D95457">
        <w:t>in topographically diverse environments.</w:t>
      </w:r>
    </w:p>
    <w:p w14:paraId="56842F3E" w14:textId="5F1BAE9D" w:rsidR="00D95457" w:rsidRPr="008302B1" w:rsidRDefault="00D95457" w:rsidP="00C16814">
      <w:pPr>
        <w:jc w:val="both"/>
      </w:pPr>
    </w:p>
    <w:sectPr w:rsidR="00D95457" w:rsidRPr="008302B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altName w:val="Calibri"/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A1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A1"/>
    <w:family w:val="swiss"/>
    <w:pitch w:val="variable"/>
    <w:sig w:usb0="80000AFF" w:usb1="0000396B" w:usb2="00000000" w:usb3="00000000" w:csb0="000000BF" w:csb1="00000000"/>
  </w:font>
  <w:font w:name="Liberation Sans">
    <w:altName w:val="Cambria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7CD"/>
    <w:multiLevelType w:val="multilevel"/>
    <w:tmpl w:val="9EB2C084"/>
    <w:lvl w:ilvl="0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cs="Symbol" w:hint="default"/>
        <w:color w:val="000000" w:themeColor="text1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567" w:hanging="283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134" w:hanging="283"/>
      </w:pPr>
      <w:rPr>
        <w:rFonts w:ascii="Wingdings" w:hAnsi="Wingdings" w:cs="Wingdings" w:hint="default"/>
        <w:color w:val="000000" w:themeColor="text1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2884" w:hanging="35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1" w:hanging="35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598" w:hanging="357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955" w:hanging="357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312" w:hanging="35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4669" w:hanging="357"/>
      </w:pPr>
      <w:rPr>
        <w:rFonts w:ascii="Wingdings" w:hAnsi="Wingdings" w:cs="Wingdings" w:hint="default"/>
      </w:rPr>
    </w:lvl>
  </w:abstractNum>
  <w:abstractNum w:abstractNumId="1" w15:restartNumberingAfterBreak="0">
    <w:nsid w:val="0C93105F"/>
    <w:multiLevelType w:val="multilevel"/>
    <w:tmpl w:val="663EF470"/>
    <w:lvl w:ilvl="0">
      <w:start w:val="1"/>
      <w:numFmt w:val="decimal"/>
      <w:pStyle w:val="ADTableNumber1"/>
      <w:lvlText w:val="%1."/>
      <w:lvlJc w:val="left"/>
      <w:pPr>
        <w:tabs>
          <w:tab w:val="num" w:pos="0"/>
        </w:tabs>
        <w:ind w:left="284" w:hanging="284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567" w:hanging="283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851" w:hanging="284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0176D1A"/>
    <w:multiLevelType w:val="multilevel"/>
    <w:tmpl w:val="B8DC6056"/>
    <w:lvl w:ilvl="0">
      <w:start w:val="1"/>
      <w:numFmt w:val="decimal"/>
      <w:pStyle w:val="ADListNumber1"/>
      <w:lvlText w:val="%1."/>
      <w:lvlJc w:val="left"/>
      <w:pPr>
        <w:tabs>
          <w:tab w:val="num" w:pos="0"/>
        </w:tabs>
        <w:ind w:left="357" w:hanging="357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54" w:hanging="357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151" w:hanging="357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E6714D4"/>
    <w:multiLevelType w:val="multilevel"/>
    <w:tmpl w:val="769A7E96"/>
    <w:lvl w:ilvl="0">
      <w:start w:val="1"/>
      <w:numFmt w:val="none"/>
      <w:pStyle w:val="HeadingNoNum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lvlText w:val="(%6)"/>
      <w:lvlJc w:val="left"/>
      <w:pPr>
        <w:tabs>
          <w:tab w:val="num" w:pos="4728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5516"/>
        </w:tabs>
        <w:ind w:left="0" w:firstLine="0"/>
      </w:pPr>
    </w:lvl>
    <w:lvl w:ilvl="7">
      <w:start w:val="1"/>
      <w:numFmt w:val="lowerLetter"/>
      <w:lvlText w:val="%8."/>
      <w:lvlJc w:val="left"/>
      <w:pPr>
        <w:tabs>
          <w:tab w:val="num" w:pos="6304"/>
        </w:tabs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7092"/>
        </w:tabs>
        <w:ind w:left="0" w:firstLine="0"/>
      </w:pPr>
    </w:lvl>
  </w:abstractNum>
  <w:abstractNum w:abstractNumId="4" w15:restartNumberingAfterBreak="0">
    <w:nsid w:val="3AA86D25"/>
    <w:multiLevelType w:val="multilevel"/>
    <w:tmpl w:val="FDFE7DE6"/>
    <w:lvl w:ilvl="0">
      <w:start w:val="1"/>
      <w:numFmt w:val="bullet"/>
      <w:pStyle w:val="ADListBullet1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000000" w:themeColor="text1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754" w:hanging="35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151" w:hanging="357"/>
      </w:pPr>
      <w:rPr>
        <w:rFonts w:ascii="Wingdings" w:hAnsi="Wingdings" w:cs="Wingdings" w:hint="default"/>
        <w:color w:val="000000" w:themeColor="text1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1548" w:hanging="357"/>
      </w:pPr>
      <w:rPr>
        <w:rFonts w:ascii="Courier New" w:hAnsi="Courier New" w:cs="Courier New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945" w:hanging="357"/>
      </w:pPr>
      <w:rPr>
        <w:rFonts w:ascii="Symbol" w:hAnsi="Symbol" w:cs="Symbol" w:hint="default"/>
        <w:color w:val="000000" w:themeColor="text1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342" w:hanging="357"/>
      </w:pPr>
      <w:rPr>
        <w:rFonts w:ascii="Symbol" w:hAnsi="Symbol" w:cs="Symbol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739" w:hanging="358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136" w:hanging="358"/>
      </w:pPr>
      <w:rPr>
        <w:rFonts w:ascii="Courier New" w:hAnsi="Courier New" w:cs="Courier New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532" w:hanging="357"/>
      </w:pPr>
      <w:rPr>
        <w:rFonts w:ascii="Symbol" w:hAnsi="Symbol" w:cs="Symbol" w:hint="default"/>
        <w:color w:val="000000" w:themeColor="text1"/>
      </w:rPr>
    </w:lvl>
  </w:abstractNum>
  <w:abstractNum w:abstractNumId="5" w15:restartNumberingAfterBreak="0">
    <w:nsid w:val="46D80F18"/>
    <w:multiLevelType w:val="multilevel"/>
    <w:tmpl w:val="5E2ADB8A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1134" w:hanging="1134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1134" w:hanging="1134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1134" w:hanging="1134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1134" w:hanging="113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F4A2F78"/>
    <w:multiLevelType w:val="multilevel"/>
    <w:tmpl w:val="AF341510"/>
    <w:lvl w:ilvl="0">
      <w:start w:val="1"/>
      <w:numFmt w:val="decimal"/>
      <w:pStyle w:val="HeadingNoTOC1"/>
      <w:lvlText w:val="%1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Segoe UI" w:hAnsi="Segoe UI"/>
        <w:b/>
        <w:i w:val="0"/>
        <w:color w:val="000000" w:themeColor="text1"/>
        <w:sz w:val="26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Segoe UI" w:hAnsi="Segoe UI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="Segoe UI" w:hAnsi="Segoe UI"/>
        <w:b/>
        <w:i/>
        <w:color w:val="000000" w:themeColor="text1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821656535">
    <w:abstractNumId w:val="4"/>
  </w:num>
  <w:num w:numId="2" w16cid:durableId="1815102351">
    <w:abstractNumId w:val="4"/>
  </w:num>
  <w:num w:numId="3" w16cid:durableId="1348554028">
    <w:abstractNumId w:val="2"/>
  </w:num>
  <w:num w:numId="4" w16cid:durableId="1610433658">
    <w:abstractNumId w:val="0"/>
  </w:num>
  <w:num w:numId="5" w16cid:durableId="2039307949">
    <w:abstractNumId w:val="1"/>
  </w:num>
  <w:num w:numId="6" w16cid:durableId="1894345940">
    <w:abstractNumId w:val="5"/>
  </w:num>
  <w:num w:numId="7" w16cid:durableId="1609656727">
    <w:abstractNumId w:val="5"/>
  </w:num>
  <w:num w:numId="8" w16cid:durableId="462042594">
    <w:abstractNumId w:val="5"/>
  </w:num>
  <w:num w:numId="9" w16cid:durableId="1067074522">
    <w:abstractNumId w:val="5"/>
  </w:num>
  <w:num w:numId="10" w16cid:durableId="1832060916">
    <w:abstractNumId w:val="5"/>
  </w:num>
  <w:num w:numId="11" w16cid:durableId="1624458455">
    <w:abstractNumId w:val="3"/>
  </w:num>
  <w:num w:numId="12" w16cid:durableId="958493151">
    <w:abstractNumId w:val="6"/>
  </w:num>
  <w:num w:numId="13" w16cid:durableId="1030687845">
    <w:abstractNumId w:val="6"/>
  </w:num>
  <w:num w:numId="14" w16cid:durableId="433592306">
    <w:abstractNumId w:val="6"/>
  </w:num>
  <w:num w:numId="15" w16cid:durableId="98725036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mitrios Natsiopoulos">
    <w15:presenceInfo w15:providerId="AD" w15:userId="S::dnatsio@office365.auth.gr::6965362f-0639-45bd-b38b-d9f33437a2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57"/>
    <w:rsid w:val="00021B71"/>
    <w:rsid w:val="000A170B"/>
    <w:rsid w:val="00130BD2"/>
    <w:rsid w:val="00155A77"/>
    <w:rsid w:val="002F5F22"/>
    <w:rsid w:val="00480302"/>
    <w:rsid w:val="004B2C5C"/>
    <w:rsid w:val="00667B7E"/>
    <w:rsid w:val="007D07B2"/>
    <w:rsid w:val="008302B1"/>
    <w:rsid w:val="008355A7"/>
    <w:rsid w:val="008C6348"/>
    <w:rsid w:val="008D000C"/>
    <w:rsid w:val="0099513E"/>
    <w:rsid w:val="00A862F0"/>
    <w:rsid w:val="00AC4D5F"/>
    <w:rsid w:val="00B248FC"/>
    <w:rsid w:val="00C16814"/>
    <w:rsid w:val="00D646D9"/>
    <w:rsid w:val="00D95457"/>
    <w:rsid w:val="00F0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9F6C38"/>
  <w15:chartTrackingRefBased/>
  <w15:docId w15:val="{5E7BD7E2-3085-410E-B57B-7CFCEFB5D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0" w:qFormat="1"/>
    <w:lsdException w:name="heading 1" w:uiPriority="4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3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2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0"/>
    <w:qFormat/>
    <w:rsid w:val="00F030DF"/>
    <w:pPr>
      <w:suppressAutoHyphens/>
      <w:spacing w:before="180" w:after="180" w:line="240" w:lineRule="auto"/>
    </w:pPr>
    <w:rPr>
      <w:rFonts w:ascii="Segoe UI" w:hAnsi="Segoe UI" w:cstheme="minorHAnsi"/>
      <w:sz w:val="20"/>
      <w:szCs w:val="20"/>
      <w:lang w:val="en-US"/>
    </w:rPr>
  </w:style>
  <w:style w:type="paragraph" w:styleId="1">
    <w:name w:val="heading 1"/>
    <w:next w:val="ADBodyText"/>
    <w:link w:val="1Char"/>
    <w:uiPriority w:val="4"/>
    <w:qFormat/>
    <w:rsid w:val="00F030DF"/>
    <w:pPr>
      <w:keepNext/>
      <w:pageBreakBefore/>
      <w:numPr>
        <w:numId w:val="10"/>
      </w:numPr>
      <w:suppressAutoHyphens/>
      <w:spacing w:before="360" w:after="240" w:line="240" w:lineRule="auto"/>
      <w:outlineLvl w:val="0"/>
    </w:pPr>
    <w:rPr>
      <w:rFonts w:ascii="Segoe UI Light" w:eastAsia="Times New Roman" w:hAnsi="Segoe UI Light" w:cs="Times New Roman"/>
      <w:sz w:val="36"/>
      <w:szCs w:val="20"/>
      <w:lang w:val="en-AU" w:eastAsia="en-AU"/>
    </w:rPr>
  </w:style>
  <w:style w:type="paragraph" w:styleId="2">
    <w:name w:val="heading 2"/>
    <w:basedOn w:val="a"/>
    <w:next w:val="ADBodyText"/>
    <w:link w:val="2Char"/>
    <w:qFormat/>
    <w:rsid w:val="00F030DF"/>
    <w:pPr>
      <w:keepNext/>
      <w:numPr>
        <w:ilvl w:val="1"/>
        <w:numId w:val="10"/>
      </w:numPr>
      <w:tabs>
        <w:tab w:val="left" w:pos="1134"/>
      </w:tabs>
      <w:spacing w:before="240"/>
      <w:outlineLvl w:val="1"/>
    </w:pPr>
    <w:rPr>
      <w:rFonts w:eastAsia="Times New Roman" w:cs="Arial"/>
      <w:b/>
      <w:bCs/>
      <w:iCs/>
      <w:sz w:val="26"/>
      <w:szCs w:val="28"/>
      <w:lang w:eastAsia="en-AU"/>
    </w:rPr>
  </w:style>
  <w:style w:type="paragraph" w:styleId="3">
    <w:name w:val="heading 3"/>
    <w:basedOn w:val="a"/>
    <w:next w:val="ADBodyText"/>
    <w:link w:val="3Char"/>
    <w:qFormat/>
    <w:rsid w:val="00F030DF"/>
    <w:pPr>
      <w:keepNext/>
      <w:numPr>
        <w:ilvl w:val="2"/>
        <w:numId w:val="10"/>
      </w:numPr>
      <w:tabs>
        <w:tab w:val="left" w:pos="1134"/>
      </w:tabs>
      <w:spacing w:before="240"/>
      <w:outlineLvl w:val="2"/>
    </w:pPr>
    <w:rPr>
      <w:rFonts w:eastAsia="Times New Roman" w:cs="Times New Roman"/>
      <w:b/>
      <w:bCs/>
      <w:sz w:val="22"/>
      <w:lang w:eastAsia="en-AU"/>
    </w:rPr>
  </w:style>
  <w:style w:type="paragraph" w:styleId="4">
    <w:name w:val="heading 4"/>
    <w:basedOn w:val="a"/>
    <w:next w:val="ADBodyText"/>
    <w:link w:val="4Char"/>
    <w:uiPriority w:val="4"/>
    <w:qFormat/>
    <w:rsid w:val="00F030DF"/>
    <w:pPr>
      <w:keepNext/>
      <w:numPr>
        <w:ilvl w:val="3"/>
        <w:numId w:val="10"/>
      </w:numPr>
      <w:tabs>
        <w:tab w:val="left" w:pos="1134"/>
      </w:tabs>
      <w:spacing w:before="240"/>
      <w:outlineLvl w:val="3"/>
    </w:pPr>
    <w:rPr>
      <w:rFonts w:eastAsia="Times New Roman" w:cs="Times New Roman"/>
      <w:b/>
      <w:bCs/>
      <w:i/>
      <w:sz w:val="22"/>
      <w:szCs w:val="22"/>
      <w:lang w:eastAsia="en-AU"/>
    </w:rPr>
  </w:style>
  <w:style w:type="paragraph" w:styleId="5">
    <w:name w:val="heading 5"/>
    <w:basedOn w:val="a"/>
    <w:next w:val="a"/>
    <w:link w:val="5Char"/>
    <w:uiPriority w:val="4"/>
    <w:unhideWhenUsed/>
    <w:qFormat/>
    <w:rsid w:val="00F030DF"/>
    <w:pPr>
      <w:keepNext/>
      <w:keepLines/>
      <w:numPr>
        <w:ilvl w:val="4"/>
        <w:numId w:val="10"/>
      </w:numPr>
      <w:spacing w:before="120" w:after="120"/>
      <w:outlineLvl w:val="4"/>
    </w:pPr>
    <w:rPr>
      <w:rFonts w:eastAsiaTheme="majorEastAsia" w:cstheme="majorBidi"/>
      <w:b/>
      <w:color w:val="000000" w:themeColor="text1"/>
    </w:rPr>
  </w:style>
  <w:style w:type="paragraph" w:styleId="6">
    <w:name w:val="heading 6"/>
    <w:basedOn w:val="a"/>
    <w:next w:val="a"/>
    <w:link w:val="6Char"/>
    <w:uiPriority w:val="3"/>
    <w:semiHidden/>
    <w:qFormat/>
    <w:rsid w:val="00F030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54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545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545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link w:val="Char"/>
    <w:uiPriority w:val="99"/>
    <w:unhideWhenUsed/>
    <w:rsid w:val="00F030DF"/>
    <w:pPr>
      <w:tabs>
        <w:tab w:val="center" w:pos="4680"/>
        <w:tab w:val="right" w:pos="9360"/>
      </w:tabs>
      <w:suppressAutoHyphens/>
      <w:spacing w:after="0" w:line="240" w:lineRule="auto"/>
    </w:pPr>
    <w:rPr>
      <w:rFonts w:ascii="Segoe UI" w:eastAsia="MS Mincho" w:hAnsi="Segoe UI" w:cstheme="minorHAnsi"/>
      <w:sz w:val="14"/>
      <w:szCs w:val="20"/>
      <w:lang w:val="en-AU" w:eastAsia="ja-JP"/>
    </w:rPr>
  </w:style>
  <w:style w:type="character" w:customStyle="1" w:styleId="Char">
    <w:name w:val="Υποσέλιδο Char"/>
    <w:basedOn w:val="a0"/>
    <w:link w:val="a3"/>
    <w:uiPriority w:val="99"/>
    <w:qFormat/>
    <w:rsid w:val="00F030DF"/>
    <w:rPr>
      <w:rFonts w:ascii="Segoe UI" w:eastAsia="MS Mincho" w:hAnsi="Segoe UI" w:cstheme="minorHAnsi"/>
      <w:sz w:val="14"/>
      <w:szCs w:val="20"/>
      <w:lang w:val="en-AU" w:eastAsia="ja-JP"/>
    </w:rPr>
  </w:style>
  <w:style w:type="paragraph" w:styleId="a4">
    <w:name w:val="header"/>
    <w:link w:val="Char0"/>
    <w:uiPriority w:val="21"/>
    <w:rsid w:val="00F030DF"/>
    <w:pPr>
      <w:tabs>
        <w:tab w:val="center" w:pos="4680"/>
        <w:tab w:val="right" w:pos="9360"/>
      </w:tabs>
      <w:suppressAutoHyphens/>
      <w:spacing w:after="0" w:line="240" w:lineRule="auto"/>
    </w:pPr>
    <w:rPr>
      <w:rFonts w:ascii="Segoe UI" w:eastAsia="MS Mincho" w:hAnsi="Segoe UI" w:cstheme="minorHAnsi"/>
      <w:sz w:val="20"/>
      <w:szCs w:val="20"/>
      <w:lang w:val="en-AU" w:eastAsia="en-AU"/>
    </w:rPr>
  </w:style>
  <w:style w:type="character" w:customStyle="1" w:styleId="Char0">
    <w:name w:val="Κεφαλίδα Char"/>
    <w:basedOn w:val="a0"/>
    <w:link w:val="a4"/>
    <w:uiPriority w:val="21"/>
    <w:qFormat/>
    <w:rsid w:val="00F030DF"/>
    <w:rPr>
      <w:rFonts w:ascii="Segoe UI" w:eastAsia="MS Mincho" w:hAnsi="Segoe UI" w:cstheme="minorHAnsi"/>
      <w:sz w:val="20"/>
      <w:szCs w:val="20"/>
      <w:lang w:val="en-AU" w:eastAsia="en-AU"/>
    </w:rPr>
  </w:style>
  <w:style w:type="paragraph" w:customStyle="1" w:styleId="ADAppendixHeading1">
    <w:name w:val="AD Appendix Heading 1"/>
    <w:basedOn w:val="a"/>
    <w:next w:val="a"/>
    <w:uiPriority w:val="8"/>
    <w:qFormat/>
    <w:rsid w:val="00F030DF"/>
    <w:pPr>
      <w:spacing w:before="9240" w:after="240"/>
      <w:outlineLvl w:val="0"/>
    </w:pPr>
    <w:rPr>
      <w:rFonts w:ascii="Segoe UI Semibold" w:eastAsia="MS Mincho" w:hAnsi="Segoe UI Semibold"/>
      <w:sz w:val="44"/>
      <w:lang w:val="en-GB" w:eastAsia="en-AU"/>
    </w:rPr>
  </w:style>
  <w:style w:type="paragraph" w:customStyle="1" w:styleId="ADAppendixHeading2">
    <w:name w:val="AD Appendix Heading 2"/>
    <w:basedOn w:val="2"/>
    <w:next w:val="a"/>
    <w:uiPriority w:val="8"/>
    <w:qFormat/>
    <w:rsid w:val="00F030DF"/>
    <w:pPr>
      <w:outlineLvl w:val="9"/>
    </w:pPr>
    <w:rPr>
      <w:b w:val="0"/>
      <w:bCs w:val="0"/>
      <w:iCs w:val="0"/>
      <w:sz w:val="28"/>
    </w:rPr>
  </w:style>
  <w:style w:type="character" w:customStyle="1" w:styleId="2Char">
    <w:name w:val="Επικεφαλίδα 2 Char"/>
    <w:basedOn w:val="a0"/>
    <w:link w:val="2"/>
    <w:qFormat/>
    <w:rsid w:val="00F030DF"/>
    <w:rPr>
      <w:rFonts w:ascii="Segoe UI" w:eastAsia="Times New Roman" w:hAnsi="Segoe UI" w:cs="Arial"/>
      <w:b/>
      <w:bCs/>
      <w:iCs/>
      <w:sz w:val="26"/>
      <w:szCs w:val="28"/>
      <w:lang w:val="en-US" w:eastAsia="en-AU"/>
    </w:rPr>
  </w:style>
  <w:style w:type="paragraph" w:customStyle="1" w:styleId="ADAppendixHeading3">
    <w:name w:val="AD Appendix Heading 3"/>
    <w:basedOn w:val="ADAppendixHeading2"/>
    <w:next w:val="a"/>
    <w:uiPriority w:val="8"/>
    <w:qFormat/>
    <w:rsid w:val="00F030DF"/>
    <w:rPr>
      <w:sz w:val="24"/>
    </w:rPr>
  </w:style>
  <w:style w:type="paragraph" w:customStyle="1" w:styleId="ADAppendixHeading4">
    <w:name w:val="AD Appendix Heading 4"/>
    <w:basedOn w:val="ADAppendixHeading3"/>
    <w:next w:val="a"/>
    <w:uiPriority w:val="8"/>
    <w:qFormat/>
    <w:rsid w:val="00F030DF"/>
    <w:rPr>
      <w:i/>
      <w:sz w:val="20"/>
    </w:rPr>
  </w:style>
  <w:style w:type="paragraph" w:customStyle="1" w:styleId="ADBodyText">
    <w:name w:val="AD Body Text"/>
    <w:qFormat/>
    <w:rsid w:val="00F030DF"/>
    <w:pPr>
      <w:suppressAutoHyphens/>
      <w:spacing w:before="180" w:after="180" w:line="240" w:lineRule="auto"/>
      <w:jc w:val="both"/>
    </w:pPr>
    <w:rPr>
      <w:rFonts w:ascii="Segoe UI" w:eastAsia="MS Mincho" w:hAnsi="Segoe UI" w:cstheme="minorHAnsi"/>
      <w:sz w:val="20"/>
      <w:szCs w:val="20"/>
      <w:lang w:val="en-AU" w:eastAsia="en-AU"/>
    </w:rPr>
  </w:style>
  <w:style w:type="paragraph" w:customStyle="1" w:styleId="ADBodyTextIndent">
    <w:name w:val="AD Body Text Indent"/>
    <w:basedOn w:val="ADBodyText"/>
    <w:qFormat/>
    <w:rsid w:val="00F030DF"/>
    <w:pPr>
      <w:ind w:left="851"/>
    </w:pPr>
  </w:style>
  <w:style w:type="paragraph" w:customStyle="1" w:styleId="ADCoverClient">
    <w:name w:val="AD Cover Client"/>
    <w:basedOn w:val="a"/>
    <w:next w:val="ADBodyText"/>
    <w:uiPriority w:val="8"/>
    <w:qFormat/>
    <w:rsid w:val="00F030DF"/>
    <w:pPr>
      <w:spacing w:before="360" w:after="120"/>
    </w:pPr>
    <w:rPr>
      <w:rFonts w:ascii="Segoe UI Semibold" w:eastAsia="Times New Roman" w:hAnsi="Segoe UI Semibold"/>
      <w:bCs/>
      <w:sz w:val="24"/>
      <w:szCs w:val="38"/>
      <w:lang w:val="en-AU"/>
    </w:rPr>
  </w:style>
  <w:style w:type="paragraph" w:customStyle="1" w:styleId="ADCoverDate">
    <w:name w:val="AD Cover Date"/>
    <w:basedOn w:val="a"/>
    <w:next w:val="ADBodyText"/>
    <w:uiPriority w:val="8"/>
    <w:qFormat/>
    <w:rsid w:val="00F030DF"/>
    <w:pPr>
      <w:spacing w:before="360"/>
    </w:pPr>
  </w:style>
  <w:style w:type="paragraph" w:customStyle="1" w:styleId="ADCoverDocNo">
    <w:name w:val="AD Cover Doc No."/>
    <w:basedOn w:val="a"/>
    <w:next w:val="ADBodyText"/>
    <w:uiPriority w:val="8"/>
    <w:qFormat/>
    <w:rsid w:val="00F030DF"/>
    <w:pPr>
      <w:spacing w:after="0"/>
      <w:contextualSpacing/>
    </w:pPr>
    <w:rPr>
      <w:sz w:val="18"/>
      <w:szCs w:val="16"/>
    </w:rPr>
  </w:style>
  <w:style w:type="paragraph" w:customStyle="1" w:styleId="ADCoverHeading">
    <w:name w:val="AD Cover Heading"/>
    <w:next w:val="ADBodyText"/>
    <w:uiPriority w:val="8"/>
    <w:qFormat/>
    <w:rsid w:val="00F030DF"/>
    <w:pPr>
      <w:suppressAutoHyphens/>
      <w:spacing w:before="11720" w:after="100" w:line="240" w:lineRule="auto"/>
    </w:pPr>
    <w:rPr>
      <w:rFonts w:ascii="Segoe UI Light" w:eastAsia="Times New Roman" w:hAnsi="Segoe UI Light" w:cstheme="majorHAnsi"/>
      <w:bCs/>
      <w:color w:val="000000" w:themeColor="text1"/>
      <w:spacing w:val="-3"/>
      <w:sz w:val="52"/>
      <w:szCs w:val="38"/>
      <w:lang w:val="en-AU" w:eastAsia="ja-JP"/>
    </w:rPr>
  </w:style>
  <w:style w:type="paragraph" w:customStyle="1" w:styleId="ADCoverProjectNo">
    <w:name w:val="AD Cover Project No."/>
    <w:basedOn w:val="a"/>
    <w:next w:val="ADBodyText"/>
    <w:uiPriority w:val="8"/>
    <w:qFormat/>
    <w:rsid w:val="00F030DF"/>
    <w:pPr>
      <w:spacing w:after="0"/>
      <w:contextualSpacing/>
    </w:pPr>
    <w:rPr>
      <w:sz w:val="18"/>
      <w:szCs w:val="16"/>
    </w:rPr>
  </w:style>
  <w:style w:type="paragraph" w:customStyle="1" w:styleId="ADCoversubtitle">
    <w:name w:val="AD Cover subtitle"/>
    <w:next w:val="ADBodyText"/>
    <w:uiPriority w:val="8"/>
    <w:qFormat/>
    <w:rsid w:val="00F030DF"/>
    <w:pPr>
      <w:suppressAutoHyphens/>
      <w:spacing w:before="360" w:after="120" w:line="240" w:lineRule="auto"/>
    </w:pPr>
    <w:rPr>
      <w:rFonts w:asciiTheme="majorHAnsi" w:eastAsia="MS Mincho" w:hAnsiTheme="majorHAnsi" w:cstheme="majorHAnsi"/>
      <w:sz w:val="32"/>
      <w:szCs w:val="32"/>
      <w:lang w:val="en-AU" w:eastAsia="en-AU"/>
    </w:rPr>
  </w:style>
  <w:style w:type="paragraph" w:customStyle="1" w:styleId="ADDisclaimer">
    <w:name w:val="AD Disclaimer"/>
    <w:basedOn w:val="ADBodyText"/>
    <w:next w:val="ADBodyText"/>
    <w:uiPriority w:val="22"/>
    <w:qFormat/>
    <w:rsid w:val="00F030DF"/>
    <w:pPr>
      <w:spacing w:before="80" w:after="80"/>
    </w:pPr>
  </w:style>
  <w:style w:type="paragraph" w:customStyle="1" w:styleId="ADListBullet1">
    <w:name w:val="AD List Bullet 1"/>
    <w:basedOn w:val="a"/>
    <w:uiPriority w:val="1"/>
    <w:qFormat/>
    <w:rsid w:val="00F030DF"/>
    <w:pPr>
      <w:numPr>
        <w:numId w:val="2"/>
      </w:numPr>
      <w:tabs>
        <w:tab w:val="left" w:pos="364"/>
      </w:tabs>
      <w:spacing w:before="120" w:after="120"/>
      <w:jc w:val="both"/>
    </w:pPr>
    <w:rPr>
      <w:rFonts w:eastAsia="MS Mincho"/>
      <w:color w:val="000000" w:themeColor="text1"/>
      <w:lang w:val="en-AU" w:eastAsia="en-AU"/>
    </w:rPr>
  </w:style>
  <w:style w:type="paragraph" w:customStyle="1" w:styleId="ADListBullet2">
    <w:name w:val="AD List Bullet 2"/>
    <w:basedOn w:val="ADListBullet1"/>
    <w:uiPriority w:val="1"/>
    <w:qFormat/>
    <w:rsid w:val="00F030DF"/>
  </w:style>
  <w:style w:type="paragraph" w:customStyle="1" w:styleId="ADListNumber1">
    <w:name w:val="AD List Number 1"/>
    <w:basedOn w:val="ADBodyText"/>
    <w:uiPriority w:val="2"/>
    <w:qFormat/>
    <w:rsid w:val="00F030DF"/>
    <w:pPr>
      <w:numPr>
        <w:numId w:val="3"/>
      </w:numPr>
      <w:spacing w:before="80" w:after="80"/>
    </w:pPr>
  </w:style>
  <w:style w:type="paragraph" w:customStyle="1" w:styleId="ADListNumber2">
    <w:name w:val="AD List Number 2"/>
    <w:basedOn w:val="a"/>
    <w:uiPriority w:val="2"/>
    <w:qFormat/>
    <w:rsid w:val="00F030DF"/>
    <w:pPr>
      <w:tabs>
        <w:tab w:val="num" w:pos="0"/>
        <w:tab w:val="left" w:pos="742"/>
      </w:tabs>
      <w:spacing w:before="80" w:after="80" w:line="240" w:lineRule="atLeast"/>
      <w:ind w:left="357" w:hanging="357"/>
    </w:pPr>
    <w:rPr>
      <w:rFonts w:eastAsia="MS Mincho" w:cs="Calibri"/>
      <w:color w:val="000000" w:themeColor="text1"/>
      <w:lang w:val="en-AU" w:eastAsia="en-AU"/>
    </w:rPr>
  </w:style>
  <w:style w:type="paragraph" w:customStyle="1" w:styleId="ADListNumber3">
    <w:name w:val="AD List Number 3"/>
    <w:basedOn w:val="ADBodyText"/>
    <w:uiPriority w:val="3"/>
    <w:qFormat/>
    <w:rsid w:val="00F030DF"/>
    <w:pPr>
      <w:tabs>
        <w:tab w:val="num" w:pos="0"/>
        <w:tab w:val="left" w:pos="1134"/>
      </w:tabs>
      <w:spacing w:before="80" w:after="80" w:line="240" w:lineRule="atLeast"/>
      <w:ind w:left="357" w:hanging="357"/>
    </w:pPr>
  </w:style>
  <w:style w:type="table" w:customStyle="1" w:styleId="ADPenPicStyle3">
    <w:name w:val="AD Pen Pic Style 3"/>
    <w:basedOn w:val="a1"/>
    <w:uiPriority w:val="99"/>
    <w:rsid w:val="00F030DF"/>
    <w:pPr>
      <w:suppressAutoHyphens/>
      <w:spacing w:after="0" w:line="240" w:lineRule="auto"/>
    </w:pPr>
    <w:rPr>
      <w:rFonts w:cstheme="minorHAnsi"/>
      <w:sz w:val="18"/>
      <w:szCs w:val="20"/>
      <w:lang w:val="en-US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  <w:insideH w:val="single" w:sz="4" w:space="0" w:color="4472C4" w:themeColor="accent1"/>
      </w:tblBorders>
    </w:tblPr>
    <w:tcPr>
      <w:tcMar>
        <w:left w:w="0" w:type="dxa"/>
        <w:right w:w="0" w:type="dxa"/>
      </w:tcMar>
    </w:tcPr>
    <w:tblStylePr w:type="firstRow">
      <w:pPr>
        <w:wordWrap/>
        <w:spacing w:beforeLines="0" w:afterLines="0" w:line="240" w:lineRule="auto"/>
        <w:jc w:val="center"/>
      </w:pPr>
      <w:rPr>
        <w:b w:val="0"/>
        <w:color w:val="FFFFFF" w:themeColor="background1"/>
        <w:sz w:val="18"/>
      </w:rPr>
      <w:tblPr/>
      <w:trPr>
        <w:tblHeader/>
      </w:trPr>
      <w:tcPr>
        <w:tc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nil"/>
          <w:insideV w:val="nil"/>
          <w:tl2br w:val="nil"/>
          <w:tr2bl w:val="nil"/>
        </w:tcBorders>
        <w:shd w:val="clear" w:color="auto" w:fill="E7E6E6" w:themeFill="background2"/>
      </w:tcPr>
    </w:tblStylePr>
    <w:tblStylePr w:type="lastRow">
      <w:pPr>
        <w:wordWrap/>
        <w:spacing w:beforeLines="0" w:afterLines="0" w:line="240" w:lineRule="auto"/>
      </w:pPr>
      <w:tblPr/>
      <w:tcPr>
        <w:tcBorders>
          <w:top w:val="nil"/>
          <w:left w:val="nil"/>
          <w:bottom w:val="single" w:sz="4" w:space="0" w:color="E7E6E6" w:themeColor="background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sz w:val="18"/>
      </w:rPr>
    </w:tblStylePr>
    <w:tblStylePr w:type="band1Horz">
      <w:pPr>
        <w:wordWrap/>
        <w:spacing w:beforeLines="0" w:afterLines="0" w:line="240" w:lineRule="auto"/>
        <w:jc w:val="left"/>
      </w:pPr>
      <w:rPr>
        <w:rFonts w:asciiTheme="minorHAnsi" w:hAnsiTheme="minorHAnsi"/>
        <w:b w:val="0"/>
        <w:color w:val="FFFFFF" w:themeColor="background1"/>
        <w:sz w:val="18"/>
      </w:rPr>
      <w:tblPr/>
      <w:tcPr>
        <w:shd w:val="clear" w:color="auto" w:fill="4472C4" w:themeFill="accent1"/>
        <w:vAlign w:val="center"/>
      </w:tcPr>
    </w:tblStylePr>
    <w:tblStylePr w:type="band2Horz">
      <w:pPr>
        <w:wordWrap/>
        <w:spacing w:beforeLines="0" w:afterLines="0" w:line="240" w:lineRule="auto"/>
        <w:jc w:val="left"/>
      </w:pPr>
      <w:rPr>
        <w:rFonts w:asciiTheme="minorHAnsi" w:hAnsiTheme="minorHAnsi"/>
        <w:color w:val="auto"/>
        <w:sz w:val="18"/>
      </w:rPr>
      <w:tblPr/>
      <w:tcPr>
        <w:vAlign w:val="center"/>
      </w:tcPr>
    </w:tblStylePr>
  </w:style>
  <w:style w:type="table" w:customStyle="1" w:styleId="ADShortcasestudy">
    <w:name w:val="AD Short case study"/>
    <w:basedOn w:val="a1"/>
    <w:uiPriority w:val="99"/>
    <w:rsid w:val="00F030DF"/>
    <w:pPr>
      <w:suppressAutoHyphens/>
      <w:spacing w:after="0" w:line="240" w:lineRule="auto"/>
    </w:pPr>
    <w:rPr>
      <w:rFonts w:ascii="Segoe UI" w:hAnsi="Segoe UI" w:cstheme="minorHAnsi"/>
      <w:sz w:val="18"/>
      <w:szCs w:val="20"/>
      <w:lang w:val="en-US"/>
    </w:rPr>
    <w:tblPr>
      <w:tblStyleRowBandSize w:val="1"/>
      <w:tblStyleColBandSize w:val="1"/>
      <w:tblBorders>
        <w:top w:val="single" w:sz="4" w:space="0" w:color="E7E6E6" w:themeColor="background2"/>
        <w:bottom w:val="single" w:sz="4" w:space="0" w:color="E7E6E6" w:themeColor="background2"/>
        <w:insideH w:val="single" w:sz="4" w:space="0" w:color="E7E6E6" w:themeColor="background2"/>
      </w:tblBorders>
    </w:tblPr>
    <w:tblStylePr w:type="firstRow">
      <w:pPr>
        <w:wordWrap/>
        <w:spacing w:beforeLines="0" w:afterLines="0" w:line="240" w:lineRule="auto"/>
        <w:jc w:val="center"/>
      </w:pPr>
      <w:rPr>
        <w:b w:val="0"/>
        <w:color w:val="FFFFFF" w:themeColor="background1"/>
        <w:sz w:val="1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4546A" w:themeFill="text2"/>
      </w:tcPr>
    </w:tblStylePr>
    <w:tblStylePr w:type="firstCol">
      <w:pPr>
        <w:wordWrap/>
        <w:spacing w:beforeLines="0" w:afterLines="0" w:line="240" w:lineRule="auto"/>
        <w:jc w:val="left"/>
      </w:pPr>
      <w:rPr>
        <w:b w:val="0"/>
        <w:sz w:val="18"/>
      </w:rPr>
      <w:tblPr/>
      <w:tcPr>
        <w:vAlign w:val="center"/>
      </w:tcPr>
    </w:tblStylePr>
    <w:tblStylePr w:type="band1Vert">
      <w:pPr>
        <w:wordWrap/>
        <w:spacing w:beforeLines="0" w:afterLines="0" w:line="260" w:lineRule="exact"/>
        <w:jc w:val="center"/>
      </w:pPr>
      <w:rPr>
        <w:sz w:val="18"/>
      </w:rPr>
      <w:tblPr/>
      <w:tcPr>
        <w:vAlign w:val="center"/>
      </w:tcPr>
    </w:tblStylePr>
    <w:tblStylePr w:type="band2Vert">
      <w:pPr>
        <w:wordWrap/>
        <w:spacing w:beforeLines="0" w:afterLines="0" w:line="260" w:lineRule="exact"/>
        <w:jc w:val="center"/>
      </w:pPr>
      <w:rPr>
        <w:color w:val="auto"/>
        <w:sz w:val="18"/>
      </w:rPr>
      <w:tblPr/>
      <w:tcPr>
        <w:shd w:val="clear" w:color="auto" w:fill="4472C4" w:themeFill="accent1"/>
        <w:vAlign w:val="center"/>
      </w:tcPr>
    </w:tblStylePr>
    <w:tblStylePr w:type="band1Horz">
      <w:pPr>
        <w:wordWrap/>
        <w:spacing w:beforeLines="0" w:afterLines="0" w:line="240" w:lineRule="auto"/>
      </w:pPr>
      <w:rPr>
        <w:rFonts w:asciiTheme="minorHAnsi" w:hAnsiTheme="minorHAnsi"/>
        <w:sz w:val="18"/>
      </w:rPr>
    </w:tblStylePr>
    <w:tblStylePr w:type="band2Horz">
      <w:pPr>
        <w:wordWrap/>
        <w:spacing w:beforeLines="0" w:afterLines="0" w:line="240" w:lineRule="auto"/>
      </w:pPr>
      <w:rPr>
        <w:rFonts w:asciiTheme="minorHAnsi" w:hAnsiTheme="minorHAnsi"/>
        <w:sz w:val="18"/>
      </w:rPr>
    </w:tblStylePr>
    <w:tblStylePr w:type="nwCell">
      <w:tblPr/>
      <w:tcPr>
        <w:shd w:val="clear" w:color="auto" w:fill="E7E6E6" w:themeFill="background2"/>
      </w:tcPr>
    </w:tblStylePr>
  </w:style>
  <w:style w:type="paragraph" w:customStyle="1" w:styleId="ADTableBullet1">
    <w:name w:val="AD Table Bullet 1"/>
    <w:basedOn w:val="a"/>
    <w:uiPriority w:val="6"/>
    <w:qFormat/>
    <w:rsid w:val="00F030DF"/>
    <w:pPr>
      <w:spacing w:before="80" w:after="80"/>
    </w:pPr>
    <w:rPr>
      <w:rFonts w:eastAsia="MS Mincho"/>
      <w:sz w:val="18"/>
      <w:lang w:eastAsia="en-AU"/>
    </w:rPr>
  </w:style>
  <w:style w:type="paragraph" w:customStyle="1" w:styleId="ADTableBullet2">
    <w:name w:val="AD Table Bullet 2"/>
    <w:basedOn w:val="a"/>
    <w:uiPriority w:val="6"/>
    <w:qFormat/>
    <w:rsid w:val="00F030DF"/>
    <w:pPr>
      <w:tabs>
        <w:tab w:val="num" w:pos="0"/>
      </w:tabs>
      <w:spacing w:before="80" w:after="80"/>
      <w:ind w:left="284" w:hanging="284"/>
    </w:pPr>
    <w:rPr>
      <w:rFonts w:eastAsia="MS Mincho"/>
      <w:sz w:val="18"/>
      <w:lang w:eastAsia="en-AU"/>
    </w:rPr>
  </w:style>
  <w:style w:type="paragraph" w:customStyle="1" w:styleId="ADTableBullet3">
    <w:name w:val="AD Table Bullet 3"/>
    <w:basedOn w:val="a"/>
    <w:uiPriority w:val="6"/>
    <w:qFormat/>
    <w:rsid w:val="00F030DF"/>
    <w:pPr>
      <w:tabs>
        <w:tab w:val="num" w:pos="0"/>
      </w:tabs>
      <w:spacing w:before="80" w:after="80"/>
      <w:ind w:left="851" w:hanging="284"/>
    </w:pPr>
    <w:rPr>
      <w:rFonts w:eastAsia="MS Mincho"/>
      <w:sz w:val="18"/>
      <w:lang w:eastAsia="en-AU"/>
    </w:rPr>
  </w:style>
  <w:style w:type="paragraph" w:customStyle="1" w:styleId="ADTableHeading">
    <w:name w:val="AD Table Heading"/>
    <w:basedOn w:val="a"/>
    <w:next w:val="a"/>
    <w:uiPriority w:val="5"/>
    <w:qFormat/>
    <w:rsid w:val="00F030DF"/>
    <w:pPr>
      <w:keepNext/>
      <w:spacing w:before="120" w:after="120"/>
      <w:jc w:val="center"/>
    </w:pPr>
    <w:rPr>
      <w:b/>
      <w:color w:val="FFFFFF" w:themeColor="background1"/>
      <w:sz w:val="18"/>
    </w:rPr>
  </w:style>
  <w:style w:type="paragraph" w:customStyle="1" w:styleId="ADTableNumber1">
    <w:name w:val="AD Table Number 1"/>
    <w:basedOn w:val="a"/>
    <w:uiPriority w:val="7"/>
    <w:qFormat/>
    <w:rsid w:val="00F030DF"/>
    <w:pPr>
      <w:numPr>
        <w:numId w:val="5"/>
      </w:numPr>
      <w:spacing w:before="80" w:after="80"/>
    </w:pPr>
    <w:rPr>
      <w:rFonts w:eastAsia="MS Mincho"/>
      <w:sz w:val="18"/>
      <w:lang w:val="en-AU" w:eastAsia="en-AU"/>
    </w:rPr>
  </w:style>
  <w:style w:type="paragraph" w:customStyle="1" w:styleId="ADTableNumber2">
    <w:name w:val="AD Table Number 2"/>
    <w:basedOn w:val="a"/>
    <w:uiPriority w:val="7"/>
    <w:qFormat/>
    <w:rsid w:val="00F030DF"/>
    <w:pPr>
      <w:tabs>
        <w:tab w:val="num" w:pos="0"/>
      </w:tabs>
      <w:spacing w:before="80" w:after="80" w:line="240" w:lineRule="exact"/>
      <w:ind w:left="284" w:hanging="284"/>
    </w:pPr>
    <w:rPr>
      <w:rFonts w:eastAsia="MS Mincho"/>
      <w:sz w:val="18"/>
      <w:lang w:val="en-AU" w:eastAsia="en-AU"/>
    </w:rPr>
  </w:style>
  <w:style w:type="paragraph" w:customStyle="1" w:styleId="ADTableNumber3">
    <w:name w:val="AD Table Number 3"/>
    <w:basedOn w:val="a"/>
    <w:uiPriority w:val="7"/>
    <w:qFormat/>
    <w:rsid w:val="00F030DF"/>
    <w:pPr>
      <w:tabs>
        <w:tab w:val="num" w:pos="0"/>
      </w:tabs>
      <w:spacing w:before="80" w:after="80"/>
      <w:ind w:left="284" w:hanging="284"/>
    </w:pPr>
    <w:rPr>
      <w:rFonts w:eastAsia="MS Mincho"/>
      <w:sz w:val="18"/>
      <w:lang w:val="en-AU" w:eastAsia="en-AU"/>
    </w:rPr>
  </w:style>
  <w:style w:type="table" w:customStyle="1" w:styleId="ADTableStyle1">
    <w:name w:val="AD Table Style 1"/>
    <w:basedOn w:val="a1"/>
    <w:uiPriority w:val="99"/>
    <w:rsid w:val="00F030DF"/>
    <w:pPr>
      <w:suppressAutoHyphens/>
      <w:spacing w:before="80" w:after="80" w:line="240" w:lineRule="auto"/>
    </w:pPr>
    <w:rPr>
      <w:rFonts w:ascii="Segoe UI" w:hAnsi="Segoe UI" w:cstheme="minorHAnsi"/>
      <w:sz w:val="20"/>
      <w:szCs w:val="20"/>
      <w:lang w:val="en-US"/>
    </w:rPr>
    <w:tblPr>
      <w:tblStyleRowBandSize w:val="1"/>
      <w:tblBorders>
        <w:top w:val="single" w:sz="4" w:space="0" w:color="E7E6E6" w:themeColor="background2"/>
        <w:bottom w:val="single" w:sz="4" w:space="0" w:color="E7E6E6" w:themeColor="background2"/>
        <w:insideH w:val="single" w:sz="4" w:space="0" w:color="E7E6E6" w:themeColor="background2"/>
      </w:tblBorders>
    </w:tblPr>
    <w:tcPr>
      <w:shd w:val="clear" w:color="auto" w:fill="FFFFFF" w:themeFill="background1"/>
    </w:tcPr>
    <w:tblStylePr w:type="firstRow">
      <w:pPr>
        <w:wordWrap/>
        <w:spacing w:beforeLines="0" w:afterLines="0" w:line="240" w:lineRule="auto"/>
        <w:jc w:val="center"/>
      </w:pPr>
      <w:rPr>
        <w:b w:val="0"/>
        <w:color w:val="FFFFFF" w:themeColor="background1"/>
        <w:sz w:val="18"/>
      </w:rPr>
      <w:tblPr/>
      <w:trPr>
        <w:tblHeader/>
      </w:trPr>
      <w:tcPr>
        <w:shd w:val="clear" w:color="auto" w:fill="E7E6E6" w:themeFill="background2"/>
      </w:tcPr>
    </w:tblStylePr>
    <w:tblStylePr w:type="firstCol">
      <w:rPr>
        <w:rFonts w:asciiTheme="minorHAnsi" w:hAnsiTheme="minorHAnsi"/>
        <w:sz w:val="18"/>
      </w:rPr>
    </w:tblStylePr>
    <w:tblStylePr w:type="band1Horz">
      <w:pPr>
        <w:wordWrap/>
        <w:spacing w:beforeLines="0" w:afterLines="0" w:line="240" w:lineRule="auto"/>
      </w:pPr>
      <w:rPr>
        <w:rFonts w:asciiTheme="minorHAnsi" w:hAnsiTheme="minorHAnsi"/>
        <w:sz w:val="18"/>
      </w:rPr>
    </w:tblStylePr>
    <w:tblStylePr w:type="band2Horz">
      <w:pPr>
        <w:wordWrap/>
        <w:spacing w:beforeLines="0" w:afterLines="0" w:line="240" w:lineRule="auto"/>
      </w:pPr>
      <w:rPr>
        <w:rFonts w:asciiTheme="minorHAnsi" w:hAnsiTheme="minorHAnsi"/>
        <w:sz w:val="18"/>
      </w:rPr>
    </w:tblStylePr>
  </w:style>
  <w:style w:type="table" w:customStyle="1" w:styleId="ADTableStyle2">
    <w:name w:val="AD Table Style 2"/>
    <w:basedOn w:val="a1"/>
    <w:uiPriority w:val="99"/>
    <w:rsid w:val="00F030DF"/>
    <w:pPr>
      <w:suppressAutoHyphens/>
      <w:spacing w:after="0" w:line="240" w:lineRule="auto"/>
    </w:pPr>
    <w:rPr>
      <w:rFonts w:cstheme="minorHAnsi"/>
      <w:sz w:val="18"/>
      <w:szCs w:val="20"/>
      <w:lang w:val="en-US"/>
    </w:rPr>
    <w:tblPr>
      <w:tblStyleRowBandSize w:val="1"/>
      <w:tblStyleColBandSize w:val="1"/>
      <w:tblBorders>
        <w:top w:val="single" w:sz="4" w:space="0" w:color="E7E6E6" w:themeColor="background2"/>
        <w:left w:val="single" w:sz="4" w:space="0" w:color="E7E6E6" w:themeColor="background2"/>
        <w:bottom w:val="single" w:sz="4" w:space="0" w:color="E7E6E6" w:themeColor="background2"/>
        <w:right w:val="single" w:sz="4" w:space="0" w:color="E7E6E6" w:themeColor="background2"/>
        <w:insideH w:val="single" w:sz="4" w:space="0" w:color="E7E6E6" w:themeColor="background2"/>
        <w:insideV w:val="single" w:sz="4" w:space="0" w:color="E7E6E6" w:themeColor="background2"/>
      </w:tblBorders>
    </w:tblPr>
    <w:tblStylePr w:type="firstRow">
      <w:pPr>
        <w:wordWrap/>
        <w:spacing w:beforeLines="0" w:afterLines="0" w:line="240" w:lineRule="auto"/>
        <w:jc w:val="center"/>
      </w:pPr>
      <w:rPr>
        <w:b w:val="0"/>
        <w:color w:val="FFFFFF" w:themeColor="background1"/>
        <w:sz w:val="18"/>
      </w:rPr>
      <w:tblPr/>
      <w:trPr>
        <w:tblHeader/>
      </w:trPr>
      <w:tcPr>
        <w:tc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nil"/>
          <w:insideV w:val="nil"/>
          <w:tl2br w:val="nil"/>
          <w:tr2bl w:val="nil"/>
        </w:tcBorders>
        <w:shd w:val="clear" w:color="auto" w:fill="E7E6E6" w:themeFill="background2"/>
      </w:tcPr>
    </w:tblStylePr>
    <w:tblStylePr w:type="lastRow">
      <w:pPr>
        <w:wordWrap/>
        <w:spacing w:beforeLines="0" w:afterLines="0" w:line="240" w:lineRule="auto"/>
      </w:pPr>
    </w:tblStylePr>
    <w:tblStylePr w:type="band1Vert">
      <w:rPr>
        <w:sz w:val="18"/>
      </w:rPr>
    </w:tblStylePr>
    <w:tblStylePr w:type="band1Horz">
      <w:pPr>
        <w:wordWrap/>
        <w:spacing w:beforeLines="0" w:afterLines="0" w:line="240" w:lineRule="auto"/>
        <w:jc w:val="left"/>
      </w:pPr>
      <w:rPr>
        <w:rFonts w:asciiTheme="minorHAnsi" w:hAnsiTheme="minorHAnsi"/>
        <w:sz w:val="18"/>
      </w:rPr>
    </w:tblStylePr>
    <w:tblStylePr w:type="band2Horz">
      <w:pPr>
        <w:wordWrap/>
        <w:spacing w:beforeLines="0" w:afterLines="0" w:line="240" w:lineRule="auto"/>
        <w:jc w:val="left"/>
      </w:pPr>
      <w:rPr>
        <w:rFonts w:asciiTheme="minorHAnsi" w:hAnsiTheme="minorHAnsi"/>
        <w:sz w:val="18"/>
      </w:rPr>
    </w:tblStylePr>
  </w:style>
  <w:style w:type="table" w:customStyle="1" w:styleId="ADTableStyle3">
    <w:name w:val="AD Table Style 3"/>
    <w:basedOn w:val="a1"/>
    <w:uiPriority w:val="99"/>
    <w:rsid w:val="00F030DF"/>
    <w:pPr>
      <w:suppressAutoHyphens/>
      <w:spacing w:after="0" w:line="240" w:lineRule="auto"/>
    </w:pPr>
    <w:rPr>
      <w:rFonts w:ascii="Segoe UI" w:hAnsi="Segoe UI" w:cstheme="minorHAnsi"/>
      <w:sz w:val="20"/>
      <w:szCs w:val="20"/>
      <w:lang w:val="en-A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5D2CA"/>
    </w:tcPr>
    <w:tblStylePr w:type="firstRow">
      <w:pPr>
        <w:wordWrap/>
        <w:spacing w:beforeLines="0" w:afterLines="0" w:line="240" w:lineRule="auto"/>
        <w:jc w:val="center"/>
      </w:pPr>
      <w:rPr>
        <w:rFonts w:asciiTheme="minorHAnsi" w:hAnsiTheme="minorHAnsi"/>
        <w:b w:val="0"/>
        <w:color w:val="FFFFFF" w:themeColor="background1"/>
        <w:sz w:val="18"/>
      </w:rPr>
      <w:tblPr/>
      <w:trPr>
        <w:tblHeader/>
      </w:trPr>
      <w:tcPr>
        <w:shd w:val="clear" w:color="auto" w:fill="E7E6E6" w:themeFill="background2"/>
      </w:tcPr>
    </w:tblStylePr>
    <w:tblStylePr w:type="lastRow">
      <w:rPr>
        <w:rFonts w:asciiTheme="minorHAnsi" w:hAnsiTheme="minorHAnsi"/>
        <w:sz w:val="18"/>
      </w:rPr>
    </w:tblStylePr>
    <w:tblStylePr w:type="firstCol">
      <w:pPr>
        <w:wordWrap/>
        <w:spacing w:beforeLines="0" w:afterLines="0" w:line="240" w:lineRule="auto"/>
      </w:pPr>
      <w:rPr>
        <w:rFonts w:asciiTheme="minorHAnsi" w:hAnsiTheme="minorHAnsi"/>
        <w:sz w:val="18"/>
      </w:rPr>
    </w:tblStylePr>
    <w:tblStylePr w:type="lastCol">
      <w:rPr>
        <w:rFonts w:asciiTheme="minorHAnsi" w:hAnsiTheme="minorHAnsi"/>
        <w:sz w:val="18"/>
      </w:rPr>
    </w:tblStylePr>
    <w:tblStylePr w:type="band1Horz">
      <w:pPr>
        <w:wordWrap/>
        <w:spacing w:beforeLines="0" w:afterLines="0" w:line="240" w:lineRule="auto"/>
      </w:pPr>
      <w:rPr>
        <w:rFonts w:asciiTheme="minorHAnsi" w:hAnsiTheme="minorHAnsi"/>
        <w:sz w:val="18"/>
      </w:rPr>
      <w:tblPr/>
      <w:tcPr>
        <w:shd w:val="clear" w:color="auto" w:fill="FFFFFF" w:themeFill="background1"/>
      </w:tcPr>
    </w:tblStylePr>
    <w:tblStylePr w:type="band2Horz">
      <w:pPr>
        <w:wordWrap/>
        <w:spacing w:beforeLines="0" w:afterLines="0" w:line="240" w:lineRule="auto"/>
      </w:pPr>
      <w:rPr>
        <w:rFonts w:asciiTheme="minorHAnsi" w:hAnsiTheme="minorHAnsi"/>
        <w:sz w:val="18"/>
      </w:rPr>
      <w:tblPr/>
      <w:tcPr>
        <w:shd w:val="clear" w:color="auto" w:fill="D9D9D9" w:themeFill="background1" w:themeFillShade="D9"/>
      </w:tcPr>
    </w:tblStylePr>
  </w:style>
  <w:style w:type="table" w:customStyle="1" w:styleId="ADTableStyle4">
    <w:name w:val="AD Table Style 4"/>
    <w:basedOn w:val="a1"/>
    <w:uiPriority w:val="99"/>
    <w:rsid w:val="00F030DF"/>
    <w:pPr>
      <w:suppressAutoHyphens/>
      <w:spacing w:after="0" w:line="240" w:lineRule="auto"/>
    </w:pPr>
    <w:rPr>
      <w:rFonts w:ascii="Segoe UI" w:hAnsi="Segoe UI" w:cstheme="minorHAnsi"/>
      <w:sz w:val="18"/>
      <w:szCs w:val="20"/>
      <w:lang w:val="en-US"/>
    </w:rPr>
    <w:tblPr>
      <w:tblStyleRowBandSize w:val="1"/>
      <w:tblBorders>
        <w:top w:val="single" w:sz="4" w:space="0" w:color="44546A" w:themeColor="text2"/>
        <w:bottom w:val="single" w:sz="4" w:space="0" w:color="44546A" w:themeColor="text2"/>
        <w:insideH w:val="single" w:sz="4" w:space="0" w:color="44546A" w:themeColor="text2"/>
      </w:tblBorders>
    </w:tblPr>
    <w:tcPr>
      <w:shd w:val="clear" w:color="auto" w:fill="auto"/>
    </w:tcPr>
    <w:tblStylePr w:type="firstRow">
      <w:pPr>
        <w:wordWrap/>
        <w:spacing w:beforeLines="0" w:afterLines="0" w:line="240" w:lineRule="auto"/>
        <w:jc w:val="center"/>
      </w:pPr>
      <w:rPr>
        <w:rFonts w:asciiTheme="minorHAnsi" w:hAnsiTheme="minorHAnsi"/>
        <w:b w:val="0"/>
        <w:sz w:val="18"/>
      </w:rPr>
      <w:tblPr/>
      <w:trPr>
        <w:tblHeader/>
      </w:trPr>
      <w:tcPr>
        <w:tcBorders>
          <w:top w:val="nil"/>
          <w:left w:val="nil"/>
          <w:bottom w:val="single" w:sz="4" w:space="0" w:color="44546A" w:themeColor="text2"/>
          <w:right w:val="nil"/>
          <w:insideH w:val="nil"/>
          <w:insideV w:val="nil"/>
          <w:tl2br w:val="nil"/>
          <w:tr2bl w:val="nil"/>
        </w:tcBorders>
        <w:shd w:val="clear" w:color="auto" w:fill="44546A" w:themeFill="text2"/>
      </w:tcPr>
    </w:tblStylePr>
    <w:tblStylePr w:type="firstCol">
      <w:rPr>
        <w:rFonts w:asciiTheme="minorHAnsi" w:hAnsiTheme="minorHAnsi"/>
        <w:b/>
        <w:i w:val="0"/>
        <w:caps w:val="0"/>
        <w:smallCaps w:val="0"/>
        <w:color w:val="FFFFFF" w:themeColor="background1"/>
        <w:sz w:val="18"/>
      </w:rPr>
      <w:tblPr/>
      <w:tcPr>
        <w:shd w:val="clear" w:color="auto" w:fill="E7E6E6" w:themeFill="background2"/>
      </w:tcPr>
    </w:tblStylePr>
    <w:tblStylePr w:type="band1Horz">
      <w:pPr>
        <w:wordWrap/>
        <w:spacing w:beforeLines="0" w:afterLines="0" w:line="240" w:lineRule="auto"/>
      </w:pPr>
      <w:rPr>
        <w:rFonts w:asciiTheme="minorHAnsi" w:hAnsiTheme="minorHAnsi"/>
        <w:sz w:val="18"/>
      </w:rPr>
      <w:tblPr/>
      <w:tcPr>
        <w:tcBorders>
          <w:top w:val="single" w:sz="4" w:space="0" w:color="E7E6E6" w:themeColor="background2"/>
          <w:left w:val="nil"/>
          <w:bottom w:val="single" w:sz="4" w:space="0" w:color="E7E6E6" w:themeColor="background2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pPr>
        <w:wordWrap/>
        <w:spacing w:beforeLines="0" w:afterLines="0" w:line="240" w:lineRule="auto"/>
      </w:pPr>
      <w:rPr>
        <w:rFonts w:asciiTheme="minorHAnsi" w:hAnsiTheme="minorHAnsi"/>
        <w:sz w:val="18"/>
      </w:rPr>
      <w:tblPr/>
      <w:tcPr>
        <w:tcBorders>
          <w:top w:val="single" w:sz="4" w:space="0" w:color="E7E6E6" w:themeColor="background2"/>
          <w:left w:val="nil"/>
          <w:bottom w:val="single" w:sz="4" w:space="0" w:color="E7E6E6" w:themeColor="background2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ADTableStyle5">
    <w:name w:val="AD Table Style 5"/>
    <w:basedOn w:val="a1"/>
    <w:uiPriority w:val="99"/>
    <w:rsid w:val="00F030DF"/>
    <w:pPr>
      <w:suppressAutoHyphens/>
      <w:spacing w:after="0" w:line="240" w:lineRule="auto"/>
    </w:pPr>
    <w:rPr>
      <w:rFonts w:ascii="Segoe UI" w:hAnsi="Segoe UI" w:cstheme="minorHAnsi"/>
      <w:sz w:val="18"/>
      <w:szCs w:val="20"/>
      <w:lang w:val="en-US"/>
    </w:rPr>
    <w:tblPr>
      <w:tblStyleRowBandSize w:val="1"/>
      <w:tblBorders>
        <w:bottom w:val="single" w:sz="4" w:space="0" w:color="FFFFFF" w:themeColor="background1"/>
        <w:insideH w:val="single" w:sz="4" w:space="0" w:color="FFFFFF" w:themeColor="background1"/>
      </w:tblBorders>
    </w:tblPr>
    <w:tblStylePr w:type="firstRow">
      <w:pPr>
        <w:wordWrap/>
        <w:spacing w:beforeLines="0" w:afterLines="0" w:line="240" w:lineRule="auto"/>
        <w:jc w:val="center"/>
      </w:pPr>
      <w:rPr>
        <w:rFonts w:asciiTheme="minorHAnsi" w:hAnsiTheme="minorHAnsi"/>
        <w:b w:val="0"/>
        <w:color w:val="FFFFFF" w:themeColor="background1"/>
        <w:sz w:val="18"/>
      </w:rPr>
      <w:tblPr/>
      <w:trPr>
        <w:tblHeader/>
      </w:trPr>
      <w:tcPr>
        <w:shd w:val="clear" w:color="auto" w:fill="44546A" w:themeFill="text2"/>
        <w:vAlign w:val="center"/>
      </w:tcPr>
    </w:tblStylePr>
    <w:tblStylePr w:type="firstCol"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E7E6E6" w:themeFill="background2"/>
      </w:tcPr>
    </w:tblStylePr>
    <w:tblStylePr w:type="band1Horz">
      <w:pPr>
        <w:wordWrap/>
        <w:spacing w:beforeLines="0" w:afterLines="0" w:line="240" w:lineRule="auto"/>
      </w:pPr>
      <w:rPr>
        <w:rFonts w:asciiTheme="minorHAnsi" w:hAnsiTheme="minorHAnsi"/>
        <w:sz w:val="18"/>
      </w:rPr>
      <w:tblPr/>
      <w:tcPr>
        <w:shd w:val="clear" w:color="auto" w:fill="D9D9D9" w:themeFill="background1" w:themeFillShade="D9"/>
      </w:tcPr>
    </w:tblStylePr>
    <w:tblStylePr w:type="band2Horz">
      <w:pPr>
        <w:wordWrap/>
        <w:spacing w:beforeLines="0" w:afterLines="0" w:line="240" w:lineRule="auto"/>
      </w:pPr>
      <w:rPr>
        <w:rFonts w:asciiTheme="minorHAnsi" w:hAnsiTheme="minorHAnsi"/>
        <w:sz w:val="18"/>
      </w:rPr>
      <w:tblPr/>
      <w:tcPr>
        <w:tcBorders>
          <w:bottom w:val="nil"/>
        </w:tcBorders>
        <w:shd w:val="clear" w:color="auto" w:fill="D9D9D9" w:themeFill="background1" w:themeFillShade="D9"/>
      </w:tcPr>
    </w:tblStylePr>
  </w:style>
  <w:style w:type="table" w:customStyle="1" w:styleId="ADTableStyle6">
    <w:name w:val="AD Table Style 6"/>
    <w:basedOn w:val="a1"/>
    <w:uiPriority w:val="99"/>
    <w:rsid w:val="00F030DF"/>
    <w:pPr>
      <w:suppressAutoHyphens/>
      <w:spacing w:after="0" w:line="240" w:lineRule="auto"/>
    </w:pPr>
    <w:rPr>
      <w:rFonts w:ascii="Segoe UI" w:hAnsi="Segoe UI" w:cstheme="minorHAnsi"/>
      <w:sz w:val="18"/>
      <w:szCs w:val="20"/>
      <w:lang w:val="en-US"/>
    </w:rPr>
    <w:tblPr>
      <w:tblStyleRowBandSize w:val="1"/>
      <w:tblStyleColBandSize w:val="1"/>
      <w:tblBorders>
        <w:top w:val="single" w:sz="4" w:space="0" w:color="E7E6E6" w:themeColor="background2"/>
        <w:bottom w:val="single" w:sz="4" w:space="0" w:color="E7E6E6" w:themeColor="background2"/>
        <w:insideH w:val="single" w:sz="4" w:space="0" w:color="E7E6E6" w:themeColor="background2"/>
      </w:tblBorders>
    </w:tblPr>
    <w:tblStylePr w:type="firstRow">
      <w:pPr>
        <w:wordWrap/>
        <w:spacing w:beforeLines="0" w:afterLines="0" w:line="240" w:lineRule="auto"/>
        <w:jc w:val="center"/>
      </w:pPr>
      <w:rPr>
        <w:b w:val="0"/>
        <w:color w:val="FFFFFF" w:themeColor="background1"/>
        <w:sz w:val="1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4546A" w:themeFill="text2"/>
      </w:tcPr>
    </w:tblStylePr>
    <w:tblStylePr w:type="firstCol">
      <w:pPr>
        <w:wordWrap/>
        <w:spacing w:beforeLines="0" w:afterLines="0" w:line="240" w:lineRule="auto"/>
        <w:jc w:val="left"/>
      </w:pPr>
      <w:rPr>
        <w:b/>
        <w:sz w:val="18"/>
      </w:rPr>
    </w:tblStylePr>
    <w:tblStylePr w:type="band1Vert">
      <w:pPr>
        <w:wordWrap/>
        <w:spacing w:beforeLines="0" w:afterLines="0" w:line="260" w:lineRule="exact"/>
        <w:jc w:val="center"/>
      </w:pPr>
      <w:rPr>
        <w:sz w:val="20"/>
      </w:rPr>
      <w:tblPr/>
      <w:tcPr>
        <w:vAlign w:val="center"/>
      </w:tcPr>
    </w:tblStylePr>
    <w:tblStylePr w:type="band2Vert">
      <w:pPr>
        <w:wordWrap/>
        <w:spacing w:beforeLines="0" w:afterLines="0" w:line="260" w:lineRule="exact"/>
        <w:jc w:val="center"/>
      </w:pPr>
      <w:rPr>
        <w:color w:val="auto"/>
        <w:sz w:val="20"/>
      </w:rPr>
      <w:tblPr/>
      <w:tcPr>
        <w:vAlign w:val="center"/>
      </w:tcPr>
    </w:tblStylePr>
    <w:tblStylePr w:type="band1Horz">
      <w:pPr>
        <w:wordWrap/>
        <w:spacing w:beforeLines="0" w:afterLines="0" w:line="240" w:lineRule="auto"/>
      </w:pPr>
      <w:rPr>
        <w:rFonts w:asciiTheme="minorHAnsi" w:hAnsiTheme="minorHAnsi"/>
        <w:sz w:val="18"/>
      </w:rPr>
    </w:tblStylePr>
    <w:tblStylePr w:type="band2Horz">
      <w:pPr>
        <w:wordWrap/>
        <w:spacing w:beforeLines="0" w:afterLines="0" w:line="240" w:lineRule="auto"/>
      </w:pPr>
      <w:rPr>
        <w:rFonts w:asciiTheme="minorHAnsi" w:hAnsiTheme="minorHAnsi"/>
        <w:sz w:val="18"/>
      </w:rPr>
    </w:tblStylePr>
    <w:tblStylePr w:type="nwCell">
      <w:tblPr/>
      <w:tcPr>
        <w:shd w:val="clear" w:color="auto" w:fill="E7E6E6" w:themeFill="background2"/>
      </w:tcPr>
    </w:tblStylePr>
  </w:style>
  <w:style w:type="paragraph" w:customStyle="1" w:styleId="ADTableText">
    <w:name w:val="AD Table Text"/>
    <w:uiPriority w:val="5"/>
    <w:qFormat/>
    <w:rsid w:val="00F030DF"/>
    <w:pPr>
      <w:suppressAutoHyphens/>
      <w:spacing w:before="80" w:after="80" w:line="240" w:lineRule="auto"/>
    </w:pPr>
    <w:rPr>
      <w:rFonts w:ascii="Segoe UI" w:eastAsia="MS Mincho" w:hAnsi="Segoe UI" w:cstheme="minorHAnsi"/>
      <w:sz w:val="18"/>
      <w:szCs w:val="20"/>
      <w:lang w:val="en-AU" w:eastAsia="en-AU"/>
    </w:rPr>
  </w:style>
  <w:style w:type="paragraph" w:customStyle="1" w:styleId="ADTableTextWhite">
    <w:name w:val="AD Table Text White"/>
    <w:basedOn w:val="ADTableText"/>
    <w:uiPriority w:val="5"/>
    <w:qFormat/>
    <w:rsid w:val="00F030DF"/>
    <w:rPr>
      <w:b/>
      <w:color w:val="FFFFFF" w:themeColor="background1"/>
    </w:rPr>
  </w:style>
  <w:style w:type="character" w:customStyle="1" w:styleId="apple-tab-span">
    <w:name w:val="apple-tab-span"/>
    <w:basedOn w:val="a0"/>
    <w:qFormat/>
    <w:rsid w:val="00F030DF"/>
  </w:style>
  <w:style w:type="paragraph" w:styleId="a5">
    <w:name w:val="Balloon Text"/>
    <w:basedOn w:val="a"/>
    <w:link w:val="Char1"/>
    <w:uiPriority w:val="99"/>
    <w:semiHidden/>
    <w:unhideWhenUsed/>
    <w:qFormat/>
    <w:rsid w:val="00F030DF"/>
    <w:pPr>
      <w:spacing w:after="0"/>
    </w:pPr>
    <w:rPr>
      <w:rFonts w:cs="Segoe UI"/>
      <w:sz w:val="18"/>
      <w:szCs w:val="18"/>
    </w:rPr>
  </w:style>
  <w:style w:type="character" w:customStyle="1" w:styleId="Char1">
    <w:name w:val="Κείμενο πλαισίου Char"/>
    <w:basedOn w:val="a0"/>
    <w:link w:val="a5"/>
    <w:uiPriority w:val="99"/>
    <w:semiHidden/>
    <w:qFormat/>
    <w:rsid w:val="00F030DF"/>
    <w:rPr>
      <w:rFonts w:ascii="Segoe UI" w:hAnsi="Segoe UI" w:cs="Segoe UI"/>
      <w:sz w:val="18"/>
      <w:szCs w:val="18"/>
      <w:lang w:val="en-US"/>
    </w:rPr>
  </w:style>
  <w:style w:type="paragraph" w:styleId="a6">
    <w:name w:val="Body Text"/>
    <w:basedOn w:val="a"/>
    <w:link w:val="Char2"/>
    <w:rsid w:val="00F030DF"/>
    <w:pPr>
      <w:spacing w:after="140" w:line="276" w:lineRule="auto"/>
    </w:pPr>
  </w:style>
  <w:style w:type="character" w:customStyle="1" w:styleId="Char2">
    <w:name w:val="Σώμα κειμένου Char"/>
    <w:basedOn w:val="a0"/>
    <w:link w:val="a6"/>
    <w:rsid w:val="00F030DF"/>
    <w:rPr>
      <w:rFonts w:ascii="Segoe UI" w:hAnsi="Segoe UI" w:cstheme="minorHAnsi"/>
      <w:sz w:val="20"/>
      <w:szCs w:val="20"/>
      <w:lang w:val="en-US"/>
    </w:rPr>
  </w:style>
  <w:style w:type="paragraph" w:styleId="a7">
    <w:name w:val="caption"/>
    <w:next w:val="ADBodyText"/>
    <w:link w:val="Char3"/>
    <w:qFormat/>
    <w:rsid w:val="00F030DF"/>
    <w:pPr>
      <w:suppressAutoHyphens/>
      <w:spacing w:before="180" w:after="180" w:line="240" w:lineRule="auto"/>
      <w:ind w:left="1134" w:hanging="1134"/>
    </w:pPr>
    <w:rPr>
      <w:rFonts w:ascii="Segoe UI" w:eastAsia="Segoe UI" w:hAnsi="Segoe UI" w:cs="Segoe UI"/>
      <w:bCs/>
      <w:i/>
      <w:color w:val="8B8F94"/>
      <w:sz w:val="18"/>
      <w:szCs w:val="18"/>
      <w:lang w:val="en-US"/>
    </w:rPr>
  </w:style>
  <w:style w:type="character" w:customStyle="1" w:styleId="Char3">
    <w:name w:val="Λεζάντα Char"/>
    <w:basedOn w:val="a0"/>
    <w:link w:val="a7"/>
    <w:qFormat/>
    <w:rsid w:val="00F030DF"/>
    <w:rPr>
      <w:rFonts w:ascii="Segoe UI" w:eastAsia="Segoe UI" w:hAnsi="Segoe UI" w:cs="Segoe UI"/>
      <w:bCs/>
      <w:i/>
      <w:color w:val="8B8F94"/>
      <w:sz w:val="18"/>
      <w:szCs w:val="18"/>
      <w:lang w:val="en-US"/>
    </w:rPr>
  </w:style>
  <w:style w:type="character" w:styleId="a8">
    <w:name w:val="annotation reference"/>
    <w:basedOn w:val="a0"/>
    <w:uiPriority w:val="99"/>
    <w:semiHidden/>
    <w:unhideWhenUsed/>
    <w:qFormat/>
    <w:rsid w:val="00F030DF"/>
    <w:rPr>
      <w:sz w:val="16"/>
      <w:szCs w:val="16"/>
    </w:rPr>
  </w:style>
  <w:style w:type="paragraph" w:styleId="a9">
    <w:name w:val="annotation text"/>
    <w:basedOn w:val="a"/>
    <w:link w:val="Char4"/>
    <w:uiPriority w:val="99"/>
    <w:semiHidden/>
    <w:unhideWhenUsed/>
    <w:qFormat/>
    <w:rsid w:val="00F030DF"/>
  </w:style>
  <w:style w:type="character" w:customStyle="1" w:styleId="Char4">
    <w:name w:val="Κείμενο σχολίου Char"/>
    <w:basedOn w:val="a0"/>
    <w:link w:val="a9"/>
    <w:uiPriority w:val="99"/>
    <w:semiHidden/>
    <w:qFormat/>
    <w:rsid w:val="00F030DF"/>
    <w:rPr>
      <w:rFonts w:ascii="Segoe UI" w:hAnsi="Segoe UI" w:cstheme="minorHAnsi"/>
      <w:sz w:val="20"/>
      <w:szCs w:val="20"/>
      <w:lang w:val="en-US"/>
    </w:rPr>
  </w:style>
  <w:style w:type="paragraph" w:styleId="aa">
    <w:name w:val="annotation subject"/>
    <w:basedOn w:val="a9"/>
    <w:next w:val="a9"/>
    <w:link w:val="Char5"/>
    <w:uiPriority w:val="99"/>
    <w:semiHidden/>
    <w:unhideWhenUsed/>
    <w:qFormat/>
    <w:rsid w:val="00F030DF"/>
    <w:rPr>
      <w:b/>
      <w:bCs/>
    </w:rPr>
  </w:style>
  <w:style w:type="character" w:customStyle="1" w:styleId="Char5">
    <w:name w:val="Θέμα σχολίου Char"/>
    <w:basedOn w:val="Char4"/>
    <w:link w:val="aa"/>
    <w:uiPriority w:val="99"/>
    <w:semiHidden/>
    <w:qFormat/>
    <w:rsid w:val="00F030DF"/>
    <w:rPr>
      <w:rFonts w:ascii="Segoe UI" w:hAnsi="Segoe UI" w:cstheme="minorHAnsi"/>
      <w:b/>
      <w:bCs/>
      <w:sz w:val="20"/>
      <w:szCs w:val="20"/>
      <w:lang w:val="en-US"/>
    </w:rPr>
  </w:style>
  <w:style w:type="paragraph" w:customStyle="1" w:styleId="Consortis-Tight">
    <w:name w:val="Consortis- Tight"/>
    <w:basedOn w:val="a"/>
    <w:qFormat/>
    <w:rsid w:val="00F030DF"/>
    <w:pPr>
      <w:spacing w:before="80" w:after="80"/>
      <w:jc w:val="both"/>
    </w:pPr>
    <w:rPr>
      <w:rFonts w:ascii="Calibri" w:eastAsia="Lucida Sans Unicode" w:hAnsi="Calibri" w:cstheme="minorBidi"/>
      <w:spacing w:val="-16"/>
      <w:sz w:val="22"/>
      <w:szCs w:val="22"/>
      <w:lang w:val="el-GR"/>
    </w:rPr>
  </w:style>
  <w:style w:type="character" w:customStyle="1" w:styleId="Consortis-TightChar">
    <w:name w:val="Consortis- Tight Char"/>
    <w:basedOn w:val="a0"/>
    <w:qFormat/>
    <w:rsid w:val="00F030DF"/>
    <w:rPr>
      <w:rFonts w:ascii="Calibri" w:eastAsia="Lucida Sans Unicode" w:hAnsi="Calibri" w:cstheme="minorBidi"/>
      <w:spacing w:val="-16"/>
      <w:sz w:val="22"/>
      <w:szCs w:val="22"/>
      <w:lang w:val="el-GR"/>
    </w:rPr>
  </w:style>
  <w:style w:type="paragraph" w:customStyle="1" w:styleId="Default">
    <w:name w:val="Default"/>
    <w:qFormat/>
    <w:rsid w:val="00F030DF"/>
    <w:pPr>
      <w:suppressAutoHyphens/>
      <w:spacing w:after="0" w:line="240" w:lineRule="auto"/>
    </w:pPr>
    <w:rPr>
      <w:rFonts w:ascii="Times New Roman" w:eastAsia="Segoe UI" w:hAnsi="Times New Roman" w:cs="Times New Roman"/>
      <w:color w:val="000000"/>
      <w:sz w:val="24"/>
      <w:szCs w:val="24"/>
    </w:rPr>
  </w:style>
  <w:style w:type="character" w:styleId="ab">
    <w:name w:val="Emphasis"/>
    <w:basedOn w:val="a0"/>
    <w:uiPriority w:val="20"/>
    <w:qFormat/>
    <w:rsid w:val="00F030DF"/>
    <w:rPr>
      <w:i/>
      <w:iCs/>
    </w:rPr>
  </w:style>
  <w:style w:type="character" w:styleId="-">
    <w:name w:val="FollowedHyperlink"/>
    <w:basedOn w:val="a0"/>
    <w:uiPriority w:val="99"/>
    <w:semiHidden/>
    <w:unhideWhenUsed/>
    <w:rsid w:val="00F030DF"/>
    <w:rPr>
      <w:color w:val="954F72" w:themeColor="followedHyperlink"/>
      <w:u w:val="single"/>
    </w:rPr>
  </w:style>
  <w:style w:type="character" w:customStyle="1" w:styleId="FooterBold">
    <w:name w:val="Footer_Bold"/>
    <w:basedOn w:val="a0"/>
    <w:uiPriority w:val="21"/>
    <w:qFormat/>
    <w:rsid w:val="00F030DF"/>
    <w:rPr>
      <w:rFonts w:ascii="Segoe UI" w:hAnsi="Segoe UI"/>
      <w:b/>
      <w:sz w:val="14"/>
    </w:rPr>
  </w:style>
  <w:style w:type="character" w:customStyle="1" w:styleId="FooterGold">
    <w:name w:val="Footer_Gold"/>
    <w:basedOn w:val="a0"/>
    <w:uiPriority w:val="21"/>
    <w:qFormat/>
    <w:rsid w:val="00F030DF"/>
    <w:rPr>
      <w:rFonts w:ascii="Segoe UI" w:hAnsi="Segoe UI"/>
      <w:b/>
      <w:color w:val="85714D"/>
      <w:sz w:val="14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sid w:val="00F030DF"/>
    <w:rPr>
      <w:vertAlign w:val="superscript"/>
    </w:rPr>
  </w:style>
  <w:style w:type="paragraph" w:styleId="ac">
    <w:name w:val="footnote text"/>
    <w:basedOn w:val="a"/>
    <w:link w:val="Char6"/>
    <w:uiPriority w:val="99"/>
    <w:semiHidden/>
    <w:unhideWhenUsed/>
    <w:rsid w:val="00F030DF"/>
    <w:pPr>
      <w:spacing w:before="0" w:after="0"/>
    </w:pPr>
    <w:rPr>
      <w:sz w:val="18"/>
    </w:rPr>
  </w:style>
  <w:style w:type="character" w:customStyle="1" w:styleId="Char6">
    <w:name w:val="Κείμενο υποσημείωσης Char"/>
    <w:basedOn w:val="a0"/>
    <w:link w:val="ac"/>
    <w:uiPriority w:val="99"/>
    <w:semiHidden/>
    <w:qFormat/>
    <w:rsid w:val="00F030DF"/>
    <w:rPr>
      <w:rFonts w:ascii="Segoe UI" w:hAnsi="Segoe UI" w:cstheme="minorHAnsi"/>
      <w:sz w:val="18"/>
      <w:szCs w:val="20"/>
      <w:lang w:val="en-US"/>
    </w:rPr>
  </w:style>
  <w:style w:type="character" w:customStyle="1" w:styleId="1Char">
    <w:name w:val="Επικεφαλίδα 1 Char"/>
    <w:basedOn w:val="a0"/>
    <w:link w:val="1"/>
    <w:uiPriority w:val="4"/>
    <w:qFormat/>
    <w:rsid w:val="00F030DF"/>
    <w:rPr>
      <w:rFonts w:ascii="Segoe UI Light" w:eastAsia="Times New Roman" w:hAnsi="Segoe UI Light" w:cs="Times New Roman"/>
      <w:sz w:val="36"/>
      <w:szCs w:val="20"/>
      <w:lang w:val="en-AU" w:eastAsia="en-AU"/>
    </w:rPr>
  </w:style>
  <w:style w:type="character" w:customStyle="1" w:styleId="3Char">
    <w:name w:val="Επικεφαλίδα 3 Char"/>
    <w:basedOn w:val="a0"/>
    <w:link w:val="3"/>
    <w:qFormat/>
    <w:rsid w:val="00F030DF"/>
    <w:rPr>
      <w:rFonts w:ascii="Segoe UI" w:eastAsia="Times New Roman" w:hAnsi="Segoe UI" w:cs="Times New Roman"/>
      <w:b/>
      <w:bCs/>
      <w:szCs w:val="20"/>
      <w:lang w:val="en-US" w:eastAsia="en-AU"/>
    </w:rPr>
  </w:style>
  <w:style w:type="character" w:customStyle="1" w:styleId="4Char">
    <w:name w:val="Επικεφαλίδα 4 Char"/>
    <w:basedOn w:val="a0"/>
    <w:link w:val="4"/>
    <w:uiPriority w:val="4"/>
    <w:qFormat/>
    <w:rsid w:val="00F030DF"/>
    <w:rPr>
      <w:rFonts w:ascii="Segoe UI" w:eastAsia="Times New Roman" w:hAnsi="Segoe UI" w:cs="Times New Roman"/>
      <w:b/>
      <w:bCs/>
      <w:i/>
      <w:lang w:val="en-US" w:eastAsia="en-AU"/>
    </w:rPr>
  </w:style>
  <w:style w:type="character" w:customStyle="1" w:styleId="5Char">
    <w:name w:val="Επικεφαλίδα 5 Char"/>
    <w:basedOn w:val="a0"/>
    <w:link w:val="5"/>
    <w:uiPriority w:val="4"/>
    <w:qFormat/>
    <w:rsid w:val="00F030DF"/>
    <w:rPr>
      <w:rFonts w:ascii="Segoe UI" w:eastAsiaTheme="majorEastAsia" w:hAnsi="Segoe UI" w:cstheme="majorBidi"/>
      <w:b/>
      <w:color w:val="000000" w:themeColor="text1"/>
      <w:sz w:val="20"/>
      <w:szCs w:val="20"/>
      <w:lang w:val="en-US"/>
    </w:rPr>
  </w:style>
  <w:style w:type="character" w:customStyle="1" w:styleId="6Char">
    <w:name w:val="Επικεφαλίδα 6 Char"/>
    <w:basedOn w:val="a0"/>
    <w:link w:val="6"/>
    <w:uiPriority w:val="3"/>
    <w:semiHidden/>
    <w:qFormat/>
    <w:rsid w:val="00F030DF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n-US"/>
    </w:rPr>
  </w:style>
  <w:style w:type="paragraph" w:customStyle="1" w:styleId="HeadingNoNum1">
    <w:name w:val="Heading NoNum 1"/>
    <w:basedOn w:val="ADBodyText"/>
    <w:next w:val="ADBodyText"/>
    <w:uiPriority w:val="7"/>
    <w:qFormat/>
    <w:locked/>
    <w:rsid w:val="00F030DF"/>
    <w:pPr>
      <w:keepNext/>
      <w:numPr>
        <w:numId w:val="11"/>
      </w:numPr>
      <w:spacing w:before="360"/>
    </w:pPr>
    <w:rPr>
      <w:rFonts w:ascii="Segoe UI Light" w:hAnsi="Segoe UI Light"/>
      <w:sz w:val="36"/>
    </w:rPr>
  </w:style>
  <w:style w:type="paragraph" w:customStyle="1" w:styleId="HeadingNoNum2">
    <w:name w:val="Heading NoNum 2"/>
    <w:basedOn w:val="ADBodyText"/>
    <w:next w:val="ADBodyText"/>
    <w:uiPriority w:val="7"/>
    <w:qFormat/>
    <w:rsid w:val="00F030DF"/>
    <w:pPr>
      <w:keepNext/>
      <w:tabs>
        <w:tab w:val="num" w:pos="0"/>
      </w:tabs>
    </w:pPr>
    <w:rPr>
      <w:b/>
      <w:sz w:val="26"/>
      <w:lang w:val="en-US"/>
    </w:rPr>
  </w:style>
  <w:style w:type="paragraph" w:customStyle="1" w:styleId="HeadingNoNum3">
    <w:name w:val="Heading NoNum 3"/>
    <w:basedOn w:val="a"/>
    <w:next w:val="ADBodyText"/>
    <w:uiPriority w:val="7"/>
    <w:qFormat/>
    <w:rsid w:val="00F030DF"/>
    <w:pPr>
      <w:keepNext/>
      <w:tabs>
        <w:tab w:val="num" w:pos="0"/>
      </w:tabs>
    </w:pPr>
    <w:rPr>
      <w:b/>
      <w:sz w:val="24"/>
    </w:rPr>
  </w:style>
  <w:style w:type="paragraph" w:customStyle="1" w:styleId="HeadingNoNum4">
    <w:name w:val="Heading NoNum 4"/>
    <w:basedOn w:val="a"/>
    <w:next w:val="ADBodyText"/>
    <w:uiPriority w:val="7"/>
    <w:qFormat/>
    <w:rsid w:val="00F030DF"/>
    <w:pPr>
      <w:keepNext/>
      <w:tabs>
        <w:tab w:val="num" w:pos="0"/>
      </w:tabs>
    </w:pPr>
    <w:rPr>
      <w:b/>
      <w:i/>
      <w:sz w:val="22"/>
    </w:rPr>
  </w:style>
  <w:style w:type="paragraph" w:customStyle="1" w:styleId="HeadingNoTOC1">
    <w:name w:val="Heading NoTOC 1"/>
    <w:basedOn w:val="ADBodyText"/>
    <w:next w:val="ADBodyText"/>
    <w:uiPriority w:val="7"/>
    <w:qFormat/>
    <w:rsid w:val="00F030DF"/>
    <w:pPr>
      <w:keepNext/>
      <w:numPr>
        <w:numId w:val="15"/>
      </w:numPr>
      <w:spacing w:before="360" w:line="259" w:lineRule="auto"/>
    </w:pPr>
    <w:rPr>
      <w:rFonts w:ascii="Segoe UI Light" w:hAnsi="Segoe UI Light"/>
      <w:sz w:val="36"/>
    </w:rPr>
  </w:style>
  <w:style w:type="paragraph" w:customStyle="1" w:styleId="HeadingNoTOC2">
    <w:name w:val="Heading NoTOC 2"/>
    <w:basedOn w:val="HeadingNoTOC1"/>
    <w:next w:val="ADBodyText"/>
    <w:uiPriority w:val="7"/>
    <w:qFormat/>
    <w:rsid w:val="00F030DF"/>
    <w:pPr>
      <w:spacing w:before="240" w:line="240" w:lineRule="auto"/>
    </w:pPr>
    <w:rPr>
      <w:rFonts w:ascii="Segoe UI" w:hAnsi="Segoe UI"/>
      <w:b/>
      <w:sz w:val="26"/>
    </w:rPr>
  </w:style>
  <w:style w:type="paragraph" w:customStyle="1" w:styleId="HeadingNoTOC3">
    <w:name w:val="Heading NoTOC 3"/>
    <w:basedOn w:val="HeadingNoTOC2"/>
    <w:next w:val="ADBodyText"/>
    <w:uiPriority w:val="7"/>
    <w:qFormat/>
    <w:rsid w:val="00F030DF"/>
    <w:rPr>
      <w:color w:val="000000" w:themeColor="text1"/>
      <w:sz w:val="24"/>
    </w:rPr>
  </w:style>
  <w:style w:type="paragraph" w:customStyle="1" w:styleId="HeadingNoTOC4">
    <w:name w:val="Heading NoTOC 4"/>
    <w:basedOn w:val="HeadingNoTOC3"/>
    <w:next w:val="ADBodyText"/>
    <w:uiPriority w:val="7"/>
    <w:qFormat/>
    <w:rsid w:val="00F030DF"/>
    <w:rPr>
      <w:i/>
      <w:sz w:val="22"/>
    </w:rPr>
  </w:style>
  <w:style w:type="character" w:styleId="-0">
    <w:name w:val="Hyperlink"/>
    <w:basedOn w:val="a0"/>
    <w:uiPriority w:val="99"/>
    <w:unhideWhenUsed/>
    <w:rsid w:val="00F030DF"/>
    <w:rPr>
      <w:color w:val="0563C1" w:themeColor="hyperlink"/>
      <w:u w:val="single"/>
    </w:rPr>
  </w:style>
  <w:style w:type="paragraph" w:customStyle="1" w:styleId="ad">
    <w:name w:val="Επικεφαλίδα"/>
    <w:basedOn w:val="a"/>
    <w:next w:val="a6"/>
    <w:qFormat/>
    <w:rsid w:val="00F030DF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10">
    <w:name w:val="index 1"/>
    <w:basedOn w:val="a"/>
    <w:next w:val="a"/>
    <w:autoRedefine/>
    <w:uiPriority w:val="99"/>
    <w:semiHidden/>
    <w:unhideWhenUsed/>
    <w:rsid w:val="00F030DF"/>
    <w:pPr>
      <w:spacing w:before="0" w:after="0"/>
      <w:ind w:left="200" w:hanging="200"/>
    </w:pPr>
  </w:style>
  <w:style w:type="paragraph" w:styleId="ae">
    <w:name w:val="index heading"/>
    <w:basedOn w:val="ad"/>
    <w:rsid w:val="00F030DF"/>
  </w:style>
  <w:style w:type="paragraph" w:customStyle="1" w:styleId="Instructiontext">
    <w:name w:val="Instruction text"/>
    <w:basedOn w:val="ADBodyText"/>
    <w:next w:val="ADBodyText"/>
    <w:uiPriority w:val="11"/>
    <w:qFormat/>
    <w:rsid w:val="00F030DF"/>
    <w:rPr>
      <w:i/>
      <w:color w:val="FFC000" w:themeColor="accent4"/>
    </w:rPr>
  </w:style>
  <w:style w:type="paragraph" w:customStyle="1" w:styleId="Introductorytext">
    <w:name w:val="Introductory text"/>
    <w:next w:val="ADBodyText"/>
    <w:uiPriority w:val="9"/>
    <w:qFormat/>
    <w:rsid w:val="00F030DF"/>
    <w:pPr>
      <w:suppressAutoHyphens/>
      <w:spacing w:before="60" w:after="180" w:line="260" w:lineRule="atLeast"/>
    </w:pPr>
    <w:rPr>
      <w:rFonts w:ascii="Segoe UI" w:eastAsia="Segoe UI" w:hAnsi="Segoe UI" w:cs="Segoe UI"/>
      <w:i/>
      <w:color w:val="ED7D31" w:themeColor="accent2"/>
      <w:sz w:val="24"/>
      <w:szCs w:val="20"/>
      <w:lang w:val="en-US" w:eastAsia="en-AU"/>
    </w:rPr>
  </w:style>
  <w:style w:type="paragraph" w:styleId="af">
    <w:name w:val="List"/>
    <w:basedOn w:val="a6"/>
    <w:rsid w:val="00F030DF"/>
    <w:pPr>
      <w:spacing w:before="0"/>
    </w:pPr>
    <w:rPr>
      <w:rFonts w:cs="Arial Unicode MS"/>
    </w:rPr>
  </w:style>
  <w:style w:type="paragraph" w:styleId="af0">
    <w:name w:val="List Paragraph"/>
    <w:basedOn w:val="a"/>
    <w:uiPriority w:val="34"/>
    <w:qFormat/>
    <w:rsid w:val="00F030DF"/>
    <w:pPr>
      <w:ind w:left="720"/>
      <w:contextualSpacing/>
    </w:pPr>
  </w:style>
  <w:style w:type="paragraph" w:styleId="af1">
    <w:name w:val="No Spacing"/>
    <w:link w:val="Char7"/>
    <w:uiPriority w:val="1"/>
    <w:qFormat/>
    <w:rsid w:val="00F030DF"/>
    <w:pPr>
      <w:suppressAutoHyphens/>
      <w:spacing w:after="0" w:line="240" w:lineRule="auto"/>
    </w:pPr>
    <w:rPr>
      <w:rFonts w:eastAsiaTheme="minorEastAsia"/>
    </w:rPr>
  </w:style>
  <w:style w:type="character" w:customStyle="1" w:styleId="Char7">
    <w:name w:val="Χωρίς διάστιχο Char"/>
    <w:basedOn w:val="a0"/>
    <w:link w:val="af1"/>
    <w:uiPriority w:val="1"/>
    <w:qFormat/>
    <w:rsid w:val="00F030DF"/>
    <w:rPr>
      <w:rFonts w:eastAsiaTheme="minorEastAsia"/>
    </w:rPr>
  </w:style>
  <w:style w:type="paragraph" w:styleId="Web">
    <w:name w:val="Normal (Web)"/>
    <w:basedOn w:val="a"/>
    <w:uiPriority w:val="99"/>
    <w:semiHidden/>
    <w:unhideWhenUsed/>
    <w:qFormat/>
    <w:rsid w:val="00F030DF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character" w:styleId="af2">
    <w:name w:val="Placeholder Text"/>
    <w:basedOn w:val="a0"/>
    <w:uiPriority w:val="99"/>
    <w:semiHidden/>
    <w:qFormat/>
    <w:rsid w:val="00F030DF"/>
    <w:rPr>
      <w:color w:val="808080"/>
    </w:rPr>
  </w:style>
  <w:style w:type="paragraph" w:styleId="af3">
    <w:name w:val="Quote"/>
    <w:basedOn w:val="a"/>
    <w:next w:val="a"/>
    <w:link w:val="Char8"/>
    <w:uiPriority w:val="20"/>
    <w:qFormat/>
    <w:rsid w:val="00F030DF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Char8">
    <w:name w:val="Απόσπασμα Char"/>
    <w:basedOn w:val="a0"/>
    <w:link w:val="af3"/>
    <w:uiPriority w:val="20"/>
    <w:qFormat/>
    <w:rsid w:val="00F030DF"/>
    <w:rPr>
      <w:rFonts w:ascii="Segoe UI" w:hAnsi="Segoe UI" w:cstheme="minorHAnsi"/>
      <w:i/>
      <w:iCs/>
      <w:color w:val="404040" w:themeColor="text1" w:themeTint="BF"/>
      <w:sz w:val="20"/>
      <w:szCs w:val="20"/>
      <w:lang w:val="en-US"/>
    </w:rPr>
  </w:style>
  <w:style w:type="paragraph" w:styleId="af4">
    <w:name w:val="Revision"/>
    <w:uiPriority w:val="99"/>
    <w:semiHidden/>
    <w:qFormat/>
    <w:rsid w:val="00F030DF"/>
    <w:pPr>
      <w:suppressAutoHyphens/>
      <w:spacing w:after="0" w:line="240" w:lineRule="auto"/>
    </w:pPr>
    <w:rPr>
      <w:rFonts w:ascii="Segoe UI" w:hAnsi="Segoe UI" w:cstheme="minorHAnsi"/>
      <w:sz w:val="20"/>
      <w:szCs w:val="20"/>
      <w:lang w:val="en-US"/>
    </w:rPr>
  </w:style>
  <w:style w:type="character" w:styleId="af5">
    <w:name w:val="Strong"/>
    <w:basedOn w:val="a0"/>
    <w:uiPriority w:val="20"/>
    <w:qFormat/>
    <w:rsid w:val="00F030DF"/>
    <w:rPr>
      <w:b/>
      <w:bCs/>
    </w:rPr>
  </w:style>
  <w:style w:type="table" w:styleId="af6">
    <w:name w:val="Table Grid"/>
    <w:basedOn w:val="a1"/>
    <w:rsid w:val="00F030DF"/>
    <w:pPr>
      <w:suppressAutoHyphens/>
      <w:spacing w:after="0" w:line="240" w:lineRule="auto"/>
    </w:pPr>
    <w:rPr>
      <w:rFonts w:ascii="Segoe UI" w:hAnsi="Segoe UI" w:cstheme="minorHAnsi"/>
      <w:sz w:val="20"/>
      <w:szCs w:val="20"/>
      <w:lang w:val="en-US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afterLines="0" w:line="240" w:lineRule="auto"/>
        <w:jc w:val="center"/>
      </w:pPr>
      <w:rPr>
        <w:sz w:val="18"/>
      </w:rPr>
    </w:tblStylePr>
    <w:tblStylePr w:type="lastRow">
      <w:pPr>
        <w:wordWrap/>
        <w:spacing w:beforeLines="0" w:afterLines="0" w:line="240" w:lineRule="auto"/>
        <w:jc w:val="left"/>
      </w:pPr>
      <w:rPr>
        <w:sz w:val="18"/>
      </w:rPr>
    </w:tblStylePr>
    <w:tblStylePr w:type="band1Horz">
      <w:pPr>
        <w:wordWrap/>
        <w:spacing w:beforeLines="0" w:afterLines="0" w:line="240" w:lineRule="auto"/>
        <w:jc w:val="left"/>
      </w:pPr>
      <w:rPr>
        <w:sz w:val="18"/>
      </w:rPr>
    </w:tblStylePr>
    <w:tblStylePr w:type="band2Horz">
      <w:pPr>
        <w:wordWrap/>
        <w:spacing w:beforeLines="0" w:afterLines="0" w:line="240" w:lineRule="auto"/>
        <w:jc w:val="left"/>
      </w:pPr>
      <w:rPr>
        <w:sz w:val="18"/>
      </w:rPr>
    </w:tblStylePr>
  </w:style>
  <w:style w:type="table" w:customStyle="1" w:styleId="TableNormal1">
    <w:name w:val="Table Normal1"/>
    <w:uiPriority w:val="2"/>
    <w:semiHidden/>
    <w:unhideWhenUsed/>
    <w:qFormat/>
    <w:rsid w:val="00F030DF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7">
    <w:name w:val="table of figures"/>
    <w:basedOn w:val="ADBodyText"/>
    <w:next w:val="ADBodyText"/>
    <w:uiPriority w:val="99"/>
    <w:qFormat/>
    <w:rsid w:val="00F030DF"/>
    <w:pPr>
      <w:tabs>
        <w:tab w:val="left" w:pos="1134"/>
        <w:tab w:val="right" w:leader="dot" w:pos="9061"/>
      </w:tabs>
      <w:spacing w:before="120" w:after="0"/>
      <w:ind w:left="1134" w:right="340" w:hanging="1134"/>
    </w:pPr>
  </w:style>
  <w:style w:type="paragraph" w:customStyle="1" w:styleId="TableParagraph">
    <w:name w:val="Table Paragraph"/>
    <w:basedOn w:val="a"/>
    <w:uiPriority w:val="1"/>
    <w:qFormat/>
    <w:rsid w:val="00F030DF"/>
    <w:pPr>
      <w:widowControl w:val="0"/>
      <w:spacing w:before="0" w:after="0"/>
    </w:pPr>
    <w:rPr>
      <w:rFonts w:ascii="Arial" w:eastAsia="Arial" w:hAnsi="Arial" w:cs="Arial"/>
      <w:sz w:val="22"/>
      <w:szCs w:val="22"/>
    </w:rPr>
  </w:style>
  <w:style w:type="paragraph" w:styleId="11">
    <w:name w:val="toc 1"/>
    <w:uiPriority w:val="39"/>
    <w:rsid w:val="00F030DF"/>
    <w:pPr>
      <w:tabs>
        <w:tab w:val="right" w:leader="dot" w:pos="9061"/>
      </w:tabs>
      <w:suppressAutoHyphens/>
      <w:spacing w:before="180" w:after="180" w:line="240" w:lineRule="atLeast"/>
      <w:ind w:left="709" w:right="340" w:hanging="709"/>
    </w:pPr>
    <w:rPr>
      <w:rFonts w:ascii="Segoe UI" w:eastAsia="Times New Roman" w:hAnsi="Segoe UI" w:cs="Arial"/>
      <w:b/>
      <w:color w:val="000000" w:themeColor="text1"/>
      <w:sz w:val="20"/>
      <w:szCs w:val="28"/>
      <w:lang w:val="en-AU" w:eastAsia="en-AU"/>
    </w:rPr>
  </w:style>
  <w:style w:type="paragraph" w:styleId="20">
    <w:name w:val="toc 2"/>
    <w:uiPriority w:val="39"/>
    <w:rsid w:val="00F030DF"/>
    <w:pPr>
      <w:tabs>
        <w:tab w:val="left" w:pos="1440"/>
        <w:tab w:val="right" w:leader="dot" w:pos="9061"/>
      </w:tabs>
      <w:suppressAutoHyphens/>
      <w:spacing w:before="180" w:after="180" w:line="240" w:lineRule="auto"/>
      <w:ind w:left="1418" w:right="340" w:hanging="709"/>
    </w:pPr>
    <w:rPr>
      <w:rFonts w:ascii="Segoe UI" w:eastAsia="Times New Roman" w:hAnsi="Segoe UI" w:cs="Arial"/>
      <w:color w:val="000000" w:themeColor="text1"/>
      <w:sz w:val="20"/>
      <w:szCs w:val="28"/>
      <w:lang w:val="en-AU" w:eastAsia="en-AU"/>
    </w:rPr>
  </w:style>
  <w:style w:type="paragraph" w:styleId="30">
    <w:name w:val="toc 3"/>
    <w:uiPriority w:val="39"/>
    <w:qFormat/>
    <w:rsid w:val="00F030DF"/>
    <w:pPr>
      <w:tabs>
        <w:tab w:val="right" w:leader="dot" w:pos="9061"/>
      </w:tabs>
      <w:suppressAutoHyphens/>
      <w:spacing w:before="180" w:after="180" w:line="240" w:lineRule="auto"/>
      <w:ind w:left="2127" w:right="340" w:hanging="709"/>
    </w:pPr>
    <w:rPr>
      <w:rFonts w:ascii="Segoe UI" w:eastAsia="Times New Roman" w:hAnsi="Segoe UI" w:cs="Times New Roman"/>
      <w:bCs/>
      <w:color w:val="000000" w:themeColor="text1"/>
      <w:sz w:val="20"/>
      <w:szCs w:val="20"/>
      <w:lang w:val="en-US" w:eastAsia="en-AU"/>
    </w:rPr>
  </w:style>
  <w:style w:type="paragraph" w:styleId="40">
    <w:name w:val="toc 4"/>
    <w:basedOn w:val="a"/>
    <w:next w:val="a"/>
    <w:uiPriority w:val="39"/>
    <w:rsid w:val="00F030DF"/>
    <w:pPr>
      <w:spacing w:before="120"/>
      <w:ind w:left="2466" w:hanging="340"/>
    </w:pPr>
  </w:style>
  <w:style w:type="paragraph" w:styleId="50">
    <w:name w:val="toc 5"/>
    <w:basedOn w:val="a"/>
    <w:next w:val="a"/>
    <w:uiPriority w:val="39"/>
    <w:rsid w:val="00F030DF"/>
    <w:pPr>
      <w:spacing w:before="120" w:after="120"/>
      <w:ind w:left="2127" w:hanging="709"/>
    </w:pPr>
  </w:style>
  <w:style w:type="paragraph" w:styleId="60">
    <w:name w:val="toc 6"/>
    <w:basedOn w:val="a"/>
    <w:next w:val="a"/>
    <w:uiPriority w:val="39"/>
    <w:rsid w:val="00F030DF"/>
    <w:pPr>
      <w:spacing w:before="120"/>
      <w:ind w:left="2127" w:hanging="709"/>
    </w:pPr>
  </w:style>
  <w:style w:type="paragraph" w:styleId="90">
    <w:name w:val="toc 9"/>
    <w:basedOn w:val="a"/>
    <w:next w:val="a"/>
    <w:autoRedefine/>
    <w:uiPriority w:val="39"/>
    <w:semiHidden/>
    <w:unhideWhenUsed/>
    <w:rsid w:val="00F030DF"/>
    <w:pPr>
      <w:spacing w:after="100"/>
      <w:ind w:left="1600"/>
    </w:pPr>
  </w:style>
  <w:style w:type="paragraph" w:styleId="af8">
    <w:name w:val="TOC Heading"/>
    <w:basedOn w:val="1"/>
    <w:next w:val="a"/>
    <w:uiPriority w:val="39"/>
    <w:semiHidden/>
    <w:qFormat/>
    <w:rsid w:val="00F030DF"/>
    <w:pPr>
      <w:keepLines/>
      <w:pageBreakBefore w:val="0"/>
      <w:numPr>
        <w:numId w:val="0"/>
      </w:numPr>
      <w:spacing w:after="180"/>
      <w:outlineLvl w:val="9"/>
    </w:pPr>
    <w:rPr>
      <w:rFonts w:eastAsiaTheme="majorEastAsia" w:cs="Segoe UI Light"/>
      <w:color w:val="000000" w:themeColor="text1"/>
      <w:szCs w:val="32"/>
      <w:lang w:val="en-US" w:eastAsia="en-US"/>
    </w:rPr>
  </w:style>
  <w:style w:type="character" w:customStyle="1" w:styleId="12">
    <w:name w:val="Ανεπίλυτη αναφορά1"/>
    <w:basedOn w:val="a0"/>
    <w:uiPriority w:val="99"/>
    <w:semiHidden/>
    <w:unhideWhenUsed/>
    <w:rsid w:val="00F030DF"/>
    <w:rPr>
      <w:color w:val="605E5C"/>
      <w:shd w:val="clear" w:color="auto" w:fill="E1DFDD"/>
    </w:rPr>
  </w:style>
  <w:style w:type="character" w:customStyle="1" w:styleId="value">
    <w:name w:val="value"/>
    <w:basedOn w:val="a0"/>
    <w:qFormat/>
    <w:rsid w:val="00F030DF"/>
  </w:style>
  <w:style w:type="character" w:customStyle="1" w:styleId="af9">
    <w:name w:val="Αγκίστρωση υποσημείωσης"/>
    <w:rsid w:val="00F030DF"/>
    <w:rPr>
      <w:vertAlign w:val="superscript"/>
    </w:rPr>
  </w:style>
  <w:style w:type="character" w:customStyle="1" w:styleId="afa">
    <w:name w:val="Αναγνωσμένος δεσμός διαδικτύου"/>
    <w:basedOn w:val="a0"/>
    <w:uiPriority w:val="99"/>
    <w:semiHidden/>
    <w:unhideWhenUsed/>
    <w:rsid w:val="00F030DF"/>
    <w:rPr>
      <w:color w:val="954F72" w:themeColor="followedHyperlink"/>
      <w:u w:val="single"/>
    </w:rPr>
  </w:style>
  <w:style w:type="character" w:customStyle="1" w:styleId="13">
    <w:name w:val="Ανεπίλυτη αναφορά1"/>
    <w:basedOn w:val="a0"/>
    <w:uiPriority w:val="99"/>
    <w:semiHidden/>
    <w:unhideWhenUsed/>
    <w:qFormat/>
    <w:rsid w:val="00F030DF"/>
    <w:rPr>
      <w:color w:val="605E5C"/>
      <w:shd w:val="clear" w:color="auto" w:fill="E1DFDD"/>
    </w:rPr>
  </w:style>
  <w:style w:type="character" w:customStyle="1" w:styleId="21">
    <w:name w:val="Ανεπίλυτη αναφορά2"/>
    <w:basedOn w:val="a0"/>
    <w:uiPriority w:val="99"/>
    <w:semiHidden/>
    <w:unhideWhenUsed/>
    <w:rsid w:val="00F030DF"/>
    <w:rPr>
      <w:color w:val="605E5C"/>
      <w:shd w:val="clear" w:color="auto" w:fill="E1DFDD"/>
    </w:rPr>
  </w:style>
  <w:style w:type="character" w:customStyle="1" w:styleId="31">
    <w:name w:val="Ανεπίλυτη αναφορά3"/>
    <w:basedOn w:val="a0"/>
    <w:uiPriority w:val="99"/>
    <w:semiHidden/>
    <w:unhideWhenUsed/>
    <w:rsid w:val="00F030DF"/>
    <w:rPr>
      <w:color w:val="605E5C"/>
      <w:shd w:val="clear" w:color="auto" w:fill="E1DFDD"/>
    </w:rPr>
  </w:style>
  <w:style w:type="table" w:customStyle="1" w:styleId="14">
    <w:name w:val="Ανοιχτόχρωμο πλέγμα πίνακα1"/>
    <w:basedOn w:val="a1"/>
    <w:uiPriority w:val="40"/>
    <w:rsid w:val="00F030DF"/>
    <w:pPr>
      <w:suppressAutoHyphens/>
      <w:spacing w:after="0" w:line="240" w:lineRule="auto"/>
    </w:pPr>
    <w:rPr>
      <w:rFonts w:ascii="Segoe UI" w:hAnsi="Segoe UI" w:cstheme="minorHAnsi"/>
      <w:sz w:val="20"/>
      <w:szCs w:val="20"/>
      <w:lang w:val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110">
    <w:name w:val="Απλός πίνακας 11"/>
    <w:basedOn w:val="a1"/>
    <w:uiPriority w:val="41"/>
    <w:rsid w:val="00F030DF"/>
    <w:pPr>
      <w:suppressAutoHyphens/>
      <w:spacing w:after="0" w:line="240" w:lineRule="auto"/>
    </w:pPr>
    <w:rPr>
      <w:rFonts w:ascii="Segoe UI" w:hAnsi="Segoe UI" w:cstheme="minorHAnsi"/>
      <w:sz w:val="20"/>
      <w:szCs w:val="20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0">
    <w:name w:val="Απλός πίνακας 21"/>
    <w:basedOn w:val="a1"/>
    <w:uiPriority w:val="42"/>
    <w:rsid w:val="00F030DF"/>
    <w:pPr>
      <w:suppressAutoHyphens/>
      <w:spacing w:after="0" w:line="240" w:lineRule="auto"/>
    </w:pPr>
    <w:rPr>
      <w:rFonts w:ascii="Segoe UI" w:hAnsi="Segoe UI" w:cstheme="minorHAnsi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Απλός πίνακας 31"/>
    <w:basedOn w:val="a1"/>
    <w:uiPriority w:val="43"/>
    <w:rsid w:val="00F030DF"/>
    <w:pPr>
      <w:suppressAutoHyphens/>
      <w:spacing w:after="0" w:line="240" w:lineRule="auto"/>
    </w:pPr>
    <w:rPr>
      <w:rFonts w:ascii="Segoe UI" w:hAnsi="Segoe UI" w:cstheme="minorHAnsi"/>
      <w:sz w:val="20"/>
      <w:szCs w:val="20"/>
      <w:lang w:val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">
    <w:name w:val="Απλός πίνακας 41"/>
    <w:basedOn w:val="a1"/>
    <w:uiPriority w:val="44"/>
    <w:rsid w:val="00F030DF"/>
    <w:pPr>
      <w:suppressAutoHyphens/>
      <w:spacing w:after="0" w:line="240" w:lineRule="auto"/>
    </w:pPr>
    <w:rPr>
      <w:rFonts w:ascii="Segoe UI" w:hAnsi="Segoe UI" w:cstheme="minorHAnsi"/>
      <w:sz w:val="20"/>
      <w:szCs w:val="20"/>
      <w:lang w:val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fb">
    <w:name w:val="Ευρετήριο"/>
    <w:basedOn w:val="a"/>
    <w:qFormat/>
    <w:rsid w:val="00F030DF"/>
    <w:pPr>
      <w:suppressLineNumbers/>
    </w:pPr>
    <w:rPr>
      <w:rFonts w:cs="Arial Unicode MS"/>
    </w:rPr>
  </w:style>
  <w:style w:type="paragraph" w:customStyle="1" w:styleId="afc">
    <w:name w:val="Κεφαλίδα και υποσέλιδο"/>
    <w:basedOn w:val="a"/>
    <w:qFormat/>
    <w:rsid w:val="00F030DF"/>
  </w:style>
  <w:style w:type="character" w:customStyle="1" w:styleId="afd">
    <w:name w:val="Κουκκίδες"/>
    <w:qFormat/>
    <w:rsid w:val="00F030DF"/>
    <w:rPr>
      <w:rFonts w:ascii="OpenSymbol" w:eastAsia="OpenSymbol" w:hAnsi="OpenSymbol" w:cs="OpenSymbol"/>
    </w:rPr>
  </w:style>
  <w:style w:type="paragraph" w:customStyle="1" w:styleId="afe">
    <w:name w:val="Πίνακας"/>
    <w:basedOn w:val="a7"/>
    <w:next w:val="ADBodyText"/>
    <w:link w:val="Char9"/>
    <w:uiPriority w:val="20"/>
    <w:qFormat/>
    <w:rsid w:val="00F030DF"/>
    <w:rPr>
      <w:i w:val="0"/>
      <w:iCs/>
    </w:rPr>
  </w:style>
  <w:style w:type="character" w:customStyle="1" w:styleId="Char9">
    <w:name w:val="Πίνακας Char"/>
    <w:basedOn w:val="Char3"/>
    <w:link w:val="afe"/>
    <w:uiPriority w:val="20"/>
    <w:qFormat/>
    <w:rsid w:val="00F030DF"/>
    <w:rPr>
      <w:rFonts w:ascii="Segoe UI" w:eastAsia="Segoe UI" w:hAnsi="Segoe UI" w:cs="Segoe UI"/>
      <w:bCs/>
      <w:i w:val="0"/>
      <w:iCs/>
      <w:color w:val="8B8F94"/>
      <w:sz w:val="18"/>
      <w:szCs w:val="18"/>
      <w:lang w:val="en-US"/>
    </w:rPr>
  </w:style>
  <w:style w:type="table" w:customStyle="1" w:styleId="1-11">
    <w:name w:val="Πίνακας 1 με ανοιχτόχρωμο πλέγμα - Έμφαση 11"/>
    <w:basedOn w:val="a1"/>
    <w:uiPriority w:val="46"/>
    <w:rsid w:val="00F030DF"/>
    <w:pPr>
      <w:suppressAutoHyphens/>
      <w:spacing w:after="0" w:line="240" w:lineRule="auto"/>
    </w:pPr>
    <w:rPr>
      <w:rFonts w:ascii="Segoe UI" w:hAnsi="Segoe UI" w:cstheme="minorHAnsi"/>
      <w:sz w:val="20"/>
      <w:szCs w:val="20"/>
      <w:lang w:val="en-US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11">
    <w:name w:val="Πίνακας 1 με ανοιχτόχρωμο πλέγμα1"/>
    <w:basedOn w:val="a1"/>
    <w:uiPriority w:val="46"/>
    <w:rsid w:val="00F030DF"/>
    <w:pPr>
      <w:suppressAutoHyphens/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110">
    <w:name w:val="Πίνακας 1 με ανοιχτόχρωμο πλέγμα11"/>
    <w:basedOn w:val="a1"/>
    <w:uiPriority w:val="46"/>
    <w:rsid w:val="00F030DF"/>
    <w:pPr>
      <w:suppressAutoHyphens/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15">
    <w:name w:val="Στυλ1"/>
    <w:uiPriority w:val="99"/>
    <w:qFormat/>
    <w:rsid w:val="00F030DF"/>
  </w:style>
  <w:style w:type="character" w:customStyle="1" w:styleId="aff">
    <w:name w:val="Σύνδεση ευρετηρίου"/>
    <w:qFormat/>
    <w:rsid w:val="00F030DF"/>
  </w:style>
  <w:style w:type="character" w:customStyle="1" w:styleId="aff0">
    <w:name w:val="Σύνδεσμος διαδικτύου"/>
    <w:basedOn w:val="a0"/>
    <w:uiPriority w:val="99"/>
    <w:unhideWhenUsed/>
    <w:rsid w:val="00F030DF"/>
    <w:rPr>
      <w:rFonts w:ascii="Segoe UI" w:hAnsi="Segoe UI"/>
      <w:color w:val="0563C1" w:themeColor="hyperlink"/>
      <w:sz w:val="20"/>
      <w:u w:val="single"/>
    </w:rPr>
  </w:style>
  <w:style w:type="paragraph" w:customStyle="1" w:styleId="aff1">
    <w:name w:val="Σχήματα"/>
    <w:basedOn w:val="a7"/>
    <w:next w:val="ADBodyText"/>
    <w:uiPriority w:val="20"/>
    <w:qFormat/>
    <w:rsid w:val="00F030DF"/>
    <w:rPr>
      <w:b/>
      <w:i w:val="0"/>
      <w:iCs/>
      <w:lang w:val="el-GR"/>
    </w:rPr>
  </w:style>
  <w:style w:type="character" w:customStyle="1" w:styleId="Chara">
    <w:name w:val="Σχήματα Char"/>
    <w:basedOn w:val="Char3"/>
    <w:uiPriority w:val="20"/>
    <w:qFormat/>
    <w:rsid w:val="00F030DF"/>
    <w:rPr>
      <w:rFonts w:ascii="Segoe UI" w:eastAsia="Segoe UI" w:hAnsi="Segoe UI" w:cs="Segoe UI"/>
      <w:b/>
      <w:bCs/>
      <w:i w:val="0"/>
      <w:iCs/>
      <w:color w:val="8B8F94"/>
      <w:sz w:val="18"/>
      <w:szCs w:val="18"/>
      <w:lang w:val="el-GR"/>
    </w:rPr>
  </w:style>
  <w:style w:type="character" w:customStyle="1" w:styleId="7Char">
    <w:name w:val="Επικεφαλίδα 7 Char"/>
    <w:basedOn w:val="a0"/>
    <w:link w:val="7"/>
    <w:uiPriority w:val="9"/>
    <w:semiHidden/>
    <w:rsid w:val="00D95457"/>
    <w:rPr>
      <w:rFonts w:eastAsiaTheme="majorEastAsia" w:cstheme="majorBidi"/>
      <w:color w:val="595959" w:themeColor="text1" w:themeTint="A6"/>
      <w:sz w:val="20"/>
      <w:szCs w:val="20"/>
      <w:lang w:val="en-US"/>
    </w:rPr>
  </w:style>
  <w:style w:type="character" w:customStyle="1" w:styleId="8Char">
    <w:name w:val="Επικεφαλίδα 8 Char"/>
    <w:basedOn w:val="a0"/>
    <w:link w:val="8"/>
    <w:uiPriority w:val="9"/>
    <w:semiHidden/>
    <w:rsid w:val="00D95457"/>
    <w:rPr>
      <w:rFonts w:eastAsiaTheme="majorEastAsia" w:cstheme="majorBidi"/>
      <w:i/>
      <w:iCs/>
      <w:color w:val="272727" w:themeColor="text1" w:themeTint="D8"/>
      <w:sz w:val="20"/>
      <w:szCs w:val="20"/>
      <w:lang w:val="en-US"/>
    </w:rPr>
  </w:style>
  <w:style w:type="character" w:customStyle="1" w:styleId="9Char">
    <w:name w:val="Επικεφαλίδα 9 Char"/>
    <w:basedOn w:val="a0"/>
    <w:link w:val="9"/>
    <w:uiPriority w:val="9"/>
    <w:semiHidden/>
    <w:rsid w:val="00D95457"/>
    <w:rPr>
      <w:rFonts w:eastAsiaTheme="majorEastAsia" w:cstheme="majorBidi"/>
      <w:color w:val="272727" w:themeColor="text1" w:themeTint="D8"/>
      <w:sz w:val="20"/>
      <w:szCs w:val="20"/>
      <w:lang w:val="en-US"/>
    </w:rPr>
  </w:style>
  <w:style w:type="paragraph" w:styleId="aff2">
    <w:name w:val="Title"/>
    <w:basedOn w:val="a"/>
    <w:next w:val="a"/>
    <w:link w:val="Charb"/>
    <w:uiPriority w:val="10"/>
    <w:qFormat/>
    <w:rsid w:val="00D9545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b">
    <w:name w:val="Τίτλος Char"/>
    <w:basedOn w:val="a0"/>
    <w:link w:val="aff2"/>
    <w:uiPriority w:val="10"/>
    <w:rsid w:val="00D9545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ff3">
    <w:name w:val="Subtitle"/>
    <w:basedOn w:val="a"/>
    <w:next w:val="a"/>
    <w:link w:val="Charc"/>
    <w:uiPriority w:val="11"/>
    <w:qFormat/>
    <w:rsid w:val="00D954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c">
    <w:name w:val="Υπότιτλος Char"/>
    <w:basedOn w:val="a0"/>
    <w:link w:val="aff3"/>
    <w:uiPriority w:val="11"/>
    <w:rsid w:val="00D9545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styleId="aff4">
    <w:name w:val="Intense Emphasis"/>
    <w:basedOn w:val="a0"/>
    <w:uiPriority w:val="21"/>
    <w:qFormat/>
    <w:rsid w:val="00D95457"/>
    <w:rPr>
      <w:i/>
      <w:iCs/>
      <w:color w:val="2F5496" w:themeColor="accent1" w:themeShade="BF"/>
    </w:rPr>
  </w:style>
  <w:style w:type="paragraph" w:styleId="aff5">
    <w:name w:val="Intense Quote"/>
    <w:basedOn w:val="a"/>
    <w:next w:val="a"/>
    <w:link w:val="Chard"/>
    <w:uiPriority w:val="30"/>
    <w:qFormat/>
    <w:rsid w:val="00D95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d">
    <w:name w:val="Έντονο απόσπ. Char"/>
    <w:basedOn w:val="a0"/>
    <w:link w:val="aff5"/>
    <w:uiPriority w:val="30"/>
    <w:rsid w:val="00D95457"/>
    <w:rPr>
      <w:rFonts w:ascii="Segoe UI" w:hAnsi="Segoe UI" w:cstheme="minorHAnsi"/>
      <w:i/>
      <w:iCs/>
      <w:color w:val="2F5496" w:themeColor="accent1" w:themeShade="BF"/>
      <w:sz w:val="20"/>
      <w:szCs w:val="20"/>
      <w:lang w:val="en-US"/>
    </w:rPr>
  </w:style>
  <w:style w:type="character" w:styleId="aff6">
    <w:name w:val="Intense Reference"/>
    <w:basedOn w:val="a0"/>
    <w:uiPriority w:val="32"/>
    <w:qFormat/>
    <w:rsid w:val="00D95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598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Dimitrios Natsiopoulos</dc:creator>
  <cp:keywords/>
  <dc:description/>
  <cp:lastModifiedBy>Dimitrios Natsiopoulos</cp:lastModifiedBy>
  <cp:revision>2</cp:revision>
  <dcterms:created xsi:type="dcterms:W3CDTF">2026-05-19T07:12:00Z</dcterms:created>
  <dcterms:modified xsi:type="dcterms:W3CDTF">2026-05-19T07:12:00Z</dcterms:modified>
</cp:coreProperties>
</file>